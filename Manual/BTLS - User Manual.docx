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6346D8" w14:textId="77777777" w:rsidR="00A205A9" w:rsidRPr="009E5C44" w:rsidRDefault="00A205A9" w:rsidP="00A205A9">
      <w:pPr>
        <w:pStyle w:val="BodyText"/>
        <w:rPr>
          <w:rFonts w:ascii="Arial" w:hAnsi="Arial" w:cs="Arial"/>
          <w:lang w:val="en-IE"/>
        </w:rPr>
      </w:pPr>
    </w:p>
    <w:p w14:paraId="40A184F7" w14:textId="77777777" w:rsidR="00F26320" w:rsidRPr="009E5C44" w:rsidRDefault="0061764C" w:rsidP="00A205A9">
      <w:pPr>
        <w:pStyle w:val="BodyText"/>
        <w:rPr>
          <w:rFonts w:ascii="Courier New" w:hAnsi="Courier New" w:cs="Courier New"/>
          <w:lang w:val="en-IE"/>
        </w:rPr>
      </w:pPr>
      <w:proofErr w:type="spellStart"/>
      <w:r w:rsidRPr="009E5C44">
        <w:rPr>
          <w:rFonts w:ascii="Courier New" w:hAnsi="Courier New" w:cs="Courier New"/>
          <w:lang w:val="en-IE"/>
        </w:rPr>
        <w:t>BridgeTrafficLoadSim</w:t>
      </w:r>
      <w:proofErr w:type="spellEnd"/>
      <w:r w:rsidR="00BC4345" w:rsidRPr="009E5C44">
        <w:rPr>
          <w:rFonts w:ascii="Arial" w:hAnsi="Arial" w:cs="Arial"/>
          <w:lang w:val="en-IE"/>
        </w:rPr>
        <w:t>:</w:t>
      </w:r>
    </w:p>
    <w:p w14:paraId="0F76CFED" w14:textId="77777777" w:rsidR="00BC4345" w:rsidRPr="009E5C44" w:rsidRDefault="0061764C" w:rsidP="00BC4345">
      <w:pPr>
        <w:pStyle w:val="BodyText"/>
        <w:rPr>
          <w:rFonts w:ascii="Arial" w:hAnsi="Arial" w:cs="Arial"/>
          <w:i/>
          <w:sz w:val="40"/>
          <w:szCs w:val="40"/>
          <w:lang w:val="en-IE"/>
        </w:rPr>
      </w:pPr>
      <w:r w:rsidRPr="009E5C44">
        <w:rPr>
          <w:rFonts w:ascii="Arial" w:hAnsi="Arial" w:cs="Arial"/>
          <w:i/>
          <w:sz w:val="40"/>
          <w:szCs w:val="40"/>
          <w:lang w:val="en-IE"/>
        </w:rPr>
        <w:t>Long Run S</w:t>
      </w:r>
      <w:r w:rsidR="00BC4345" w:rsidRPr="009E5C44">
        <w:rPr>
          <w:rFonts w:ascii="Arial" w:hAnsi="Arial" w:cs="Arial"/>
          <w:i/>
          <w:sz w:val="40"/>
          <w:szCs w:val="40"/>
          <w:lang w:val="en-IE"/>
        </w:rPr>
        <w:t xml:space="preserve">imulation Model </w:t>
      </w:r>
    </w:p>
    <w:p w14:paraId="5C13628E" w14:textId="77777777" w:rsidR="00E4372E" w:rsidRPr="009E5C44" w:rsidRDefault="00BC4345" w:rsidP="00BC4345">
      <w:pPr>
        <w:pStyle w:val="BodyText"/>
        <w:rPr>
          <w:rFonts w:ascii="Arial" w:hAnsi="Arial" w:cs="Arial"/>
          <w:lang w:val="en-IE"/>
        </w:rPr>
      </w:pPr>
      <w:r w:rsidRPr="009E5C44">
        <w:rPr>
          <w:rFonts w:ascii="Arial" w:hAnsi="Arial" w:cs="Arial"/>
          <w:i/>
          <w:sz w:val="40"/>
          <w:szCs w:val="40"/>
          <w:lang w:val="en-IE"/>
        </w:rPr>
        <w:t>for Bridge Loading</w:t>
      </w:r>
      <w:r w:rsidR="00E4372E" w:rsidRPr="009E5C44">
        <w:rPr>
          <w:rFonts w:ascii="Arial" w:hAnsi="Arial" w:cs="Arial"/>
          <w:lang w:val="en-IE"/>
        </w:rPr>
        <w:t xml:space="preserve"> </w:t>
      </w:r>
    </w:p>
    <w:p w14:paraId="6EB8C8E9" w14:textId="77777777" w:rsidR="00E4372E" w:rsidRPr="009E5C44" w:rsidRDefault="00E4372E" w:rsidP="00BC4345">
      <w:pPr>
        <w:pStyle w:val="BodyText"/>
        <w:rPr>
          <w:rFonts w:ascii="Arial" w:hAnsi="Arial" w:cs="Arial"/>
          <w:lang w:val="en-IE"/>
        </w:rPr>
      </w:pPr>
    </w:p>
    <w:p w14:paraId="42007EFE" w14:textId="77777777" w:rsidR="00BC4345" w:rsidRPr="009E5C44" w:rsidRDefault="00E4372E" w:rsidP="006D2E7B">
      <w:pPr>
        <w:pStyle w:val="BodyText"/>
        <w:rPr>
          <w:rFonts w:ascii="Arial" w:hAnsi="Arial" w:cs="Arial"/>
          <w:i/>
          <w:sz w:val="36"/>
          <w:szCs w:val="36"/>
          <w:lang w:val="en-IE"/>
        </w:rPr>
      </w:pPr>
      <w:r w:rsidRPr="009E5C44">
        <w:rPr>
          <w:rFonts w:ascii="Arial" w:hAnsi="Arial" w:cs="Arial"/>
          <w:sz w:val="36"/>
          <w:szCs w:val="36"/>
          <w:lang w:val="en-IE"/>
        </w:rPr>
        <w:t>Version 1.</w:t>
      </w:r>
      <w:r w:rsidR="00B75BF3">
        <w:rPr>
          <w:rFonts w:ascii="Arial" w:hAnsi="Arial" w:cs="Arial"/>
          <w:sz w:val="36"/>
          <w:szCs w:val="36"/>
          <w:lang w:val="en-IE"/>
        </w:rPr>
        <w:t>2</w:t>
      </w:r>
      <w:r w:rsidR="000A2A61" w:rsidRPr="009E5C44">
        <w:rPr>
          <w:rFonts w:ascii="Arial" w:hAnsi="Arial" w:cs="Arial"/>
          <w:sz w:val="36"/>
          <w:szCs w:val="36"/>
          <w:lang w:val="en-IE"/>
        </w:rPr>
        <w:t>.</w:t>
      </w:r>
      <w:r w:rsidR="00F06AB0">
        <w:rPr>
          <w:rFonts w:ascii="Arial" w:hAnsi="Arial" w:cs="Arial"/>
          <w:sz w:val="36"/>
          <w:szCs w:val="36"/>
          <w:lang w:val="en-IE"/>
        </w:rPr>
        <w:t>3</w:t>
      </w:r>
    </w:p>
    <w:p w14:paraId="2814A2ED" w14:textId="77777777" w:rsidR="000950EF" w:rsidRPr="009E5C44" w:rsidRDefault="000950EF" w:rsidP="00A205A9">
      <w:pPr>
        <w:pStyle w:val="BodyText"/>
        <w:rPr>
          <w:rFonts w:ascii="Arial" w:hAnsi="Arial" w:cs="Arial"/>
          <w:sz w:val="24"/>
          <w:szCs w:val="24"/>
          <w:lang w:val="en-IE"/>
        </w:rPr>
      </w:pPr>
    </w:p>
    <w:p w14:paraId="3ABB30F8" w14:textId="77777777" w:rsidR="00BC4345" w:rsidRPr="009E5C44" w:rsidRDefault="00BC4345" w:rsidP="00A205A9">
      <w:pPr>
        <w:pStyle w:val="BodyText"/>
        <w:rPr>
          <w:rFonts w:ascii="Arial" w:hAnsi="Arial" w:cs="Arial"/>
          <w:i/>
          <w:sz w:val="24"/>
          <w:szCs w:val="24"/>
          <w:lang w:val="en-IE"/>
        </w:rPr>
      </w:pPr>
    </w:p>
    <w:p w14:paraId="3A526FE3" w14:textId="77777777" w:rsidR="0086229F" w:rsidRPr="009E5C44" w:rsidRDefault="00F06AB0" w:rsidP="00A205A9">
      <w:pPr>
        <w:pStyle w:val="BodyText"/>
        <w:rPr>
          <w:rFonts w:ascii="Arial" w:hAnsi="Arial" w:cs="Arial"/>
          <w:i/>
          <w:sz w:val="24"/>
          <w:szCs w:val="24"/>
          <w:lang w:val="en-IE"/>
        </w:rPr>
      </w:pPr>
      <w:r w:rsidRPr="009E5C44">
        <w:rPr>
          <w:noProof/>
          <w:lang w:val="en-AU" w:eastAsia="zh-CN"/>
        </w:rPr>
        <w:drawing>
          <wp:inline distT="0" distB="0" distL="0" distR="0" wp14:anchorId="19ECED5F" wp14:editId="315B1221">
            <wp:extent cx="3806190" cy="2615565"/>
            <wp:effectExtent l="0" t="0" r="3810" b="0"/>
            <wp:docPr id="1" name="il_fi" descr="brid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brid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06190" cy="2615565"/>
                    </a:xfrm>
                    <a:prstGeom prst="rect">
                      <a:avLst/>
                    </a:prstGeom>
                    <a:noFill/>
                    <a:ln>
                      <a:noFill/>
                    </a:ln>
                  </pic:spPr>
                </pic:pic>
              </a:graphicData>
            </a:graphic>
          </wp:inline>
        </w:drawing>
      </w:r>
    </w:p>
    <w:p w14:paraId="079B307C" w14:textId="77777777" w:rsidR="0061764C" w:rsidRPr="009E5C44" w:rsidRDefault="0061764C" w:rsidP="00A205A9">
      <w:pPr>
        <w:pStyle w:val="BodyText"/>
        <w:rPr>
          <w:rFonts w:ascii="Arial" w:hAnsi="Arial" w:cs="Arial"/>
          <w:i/>
          <w:sz w:val="24"/>
          <w:szCs w:val="24"/>
          <w:lang w:val="en-IE"/>
        </w:rPr>
      </w:pPr>
    </w:p>
    <w:p w14:paraId="679FB06E" w14:textId="77777777" w:rsidR="005C4329" w:rsidRPr="009E5C44" w:rsidRDefault="005C4329" w:rsidP="00A205A9">
      <w:pPr>
        <w:pStyle w:val="BodyText"/>
        <w:rPr>
          <w:rFonts w:ascii="Arial" w:hAnsi="Arial" w:cs="Arial"/>
          <w:i/>
          <w:sz w:val="24"/>
          <w:szCs w:val="24"/>
          <w:lang w:val="en-IE"/>
        </w:rPr>
      </w:pPr>
    </w:p>
    <w:p w14:paraId="74404C51" w14:textId="77777777" w:rsidR="00A205A9" w:rsidRPr="009E5C44" w:rsidRDefault="00BC4345" w:rsidP="00A205A9">
      <w:pPr>
        <w:pStyle w:val="BodyText"/>
        <w:rPr>
          <w:rFonts w:ascii="Arial" w:hAnsi="Arial" w:cs="Arial"/>
          <w:lang w:val="en-IE"/>
        </w:rPr>
      </w:pPr>
      <w:r w:rsidRPr="009E5C44">
        <w:rPr>
          <w:rFonts w:ascii="Arial" w:hAnsi="Arial" w:cs="Arial"/>
          <w:i/>
          <w:lang w:val="en-IE"/>
        </w:rPr>
        <w:t>User Manual</w:t>
      </w:r>
    </w:p>
    <w:p w14:paraId="61BCAFE4" w14:textId="77777777" w:rsidR="00F26320" w:rsidRPr="009E5C44" w:rsidRDefault="00847AA2" w:rsidP="00A205A9">
      <w:pPr>
        <w:pStyle w:val="BodyText"/>
        <w:rPr>
          <w:rFonts w:ascii="Arial" w:hAnsi="Arial" w:cs="Arial"/>
          <w:sz w:val="28"/>
          <w:szCs w:val="28"/>
          <w:lang w:val="en-IE"/>
        </w:rPr>
      </w:pPr>
      <w:r w:rsidRPr="009E5C44">
        <w:rPr>
          <w:rFonts w:ascii="Arial" w:hAnsi="Arial" w:cs="Arial"/>
          <w:sz w:val="28"/>
          <w:szCs w:val="28"/>
          <w:lang w:val="en-IE"/>
        </w:rPr>
        <w:t xml:space="preserve">Dr Colin </w:t>
      </w:r>
      <w:proofErr w:type="spellStart"/>
      <w:r w:rsidRPr="009E5C44">
        <w:rPr>
          <w:rFonts w:ascii="Arial" w:hAnsi="Arial" w:cs="Arial"/>
          <w:sz w:val="28"/>
          <w:szCs w:val="28"/>
          <w:lang w:val="en-IE"/>
        </w:rPr>
        <w:t>Caprani</w:t>
      </w:r>
      <w:proofErr w:type="spellEnd"/>
    </w:p>
    <w:p w14:paraId="1EB4B065" w14:textId="77777777" w:rsidR="0086229F" w:rsidRPr="009E5C44" w:rsidRDefault="00CA305F" w:rsidP="0061764C">
      <w:pPr>
        <w:pStyle w:val="BodyText"/>
        <w:rPr>
          <w:rFonts w:ascii="Arial" w:hAnsi="Arial" w:cs="Arial"/>
          <w:sz w:val="28"/>
          <w:szCs w:val="28"/>
          <w:lang w:val="en-IE"/>
        </w:rPr>
      </w:pPr>
      <w:r>
        <w:rPr>
          <w:rFonts w:ascii="Arial" w:hAnsi="Arial" w:cs="Arial"/>
          <w:sz w:val="28"/>
          <w:szCs w:val="28"/>
          <w:lang w:val="en-IE"/>
        </w:rPr>
        <w:t>Monash University</w:t>
      </w:r>
    </w:p>
    <w:p w14:paraId="14DFE21E" w14:textId="77777777" w:rsidR="00423C26" w:rsidRPr="009E5C44" w:rsidRDefault="00BC4345" w:rsidP="00423C26">
      <w:pPr>
        <w:rPr>
          <w:rFonts w:ascii="Arial" w:hAnsi="Arial" w:cs="Arial"/>
          <w:b/>
          <w:sz w:val="36"/>
          <w:szCs w:val="36"/>
        </w:rPr>
      </w:pPr>
      <w:r w:rsidRPr="009E5C44">
        <w:br w:type="page"/>
      </w:r>
      <w:r w:rsidR="00423C26" w:rsidRPr="009E5C44">
        <w:rPr>
          <w:rFonts w:ascii="Arial" w:hAnsi="Arial" w:cs="Arial"/>
          <w:b/>
          <w:sz w:val="36"/>
          <w:szCs w:val="36"/>
        </w:rPr>
        <w:lastRenderedPageBreak/>
        <w:t>Acknowledgements</w:t>
      </w:r>
    </w:p>
    <w:p w14:paraId="6BF2610D" w14:textId="77777777" w:rsidR="003A237E" w:rsidRPr="009E5C44" w:rsidRDefault="003A237E" w:rsidP="00B2121B">
      <w:r w:rsidRPr="009E5C44">
        <w:t xml:space="preserve">This program </w:t>
      </w:r>
      <w:r w:rsidR="00847AA2" w:rsidRPr="009E5C44">
        <w:t xml:space="preserve">is based on three separate programs developed as part of the author’s PhD research from 2001. In turn, these were based on work by Dr Samuel Grave, former PhD student at Trinity College Dublin. The current program which encompasses the functions of two of the previous programs has evolved since 2007 and has been </w:t>
      </w:r>
      <w:r w:rsidR="00D368D5" w:rsidRPr="009E5C44">
        <w:t>much influenced</w:t>
      </w:r>
      <w:r w:rsidR="00847AA2" w:rsidRPr="009E5C44">
        <w:t xml:space="preserve"> by the work of Dr Bernard Enright, DIT.</w:t>
      </w:r>
    </w:p>
    <w:p w14:paraId="4C822CDA" w14:textId="77777777" w:rsidR="001057E9" w:rsidRPr="009E5C44" w:rsidRDefault="001057E9" w:rsidP="003551AE">
      <w:pPr>
        <w:tabs>
          <w:tab w:val="left" w:pos="2486"/>
        </w:tabs>
      </w:pPr>
    </w:p>
    <w:p w14:paraId="38FF8E39" w14:textId="77777777" w:rsidR="001057E9" w:rsidRPr="009E5C44" w:rsidRDefault="001057E9" w:rsidP="00CA305F">
      <w:pPr>
        <w:tabs>
          <w:tab w:val="left" w:pos="2486"/>
        </w:tabs>
      </w:pPr>
      <w:r w:rsidRPr="009E5C44">
        <w:t xml:space="preserve">For further information, please contact </w:t>
      </w:r>
      <w:hyperlink r:id="rId9" w:history="1">
        <w:r w:rsidR="00CA305F" w:rsidRPr="00D44FB2">
          <w:rPr>
            <w:rStyle w:val="Hyperlink"/>
          </w:rPr>
          <w:t>colin.caprani@monash</w:t>
        </w:r>
      </w:hyperlink>
      <w:r w:rsidRPr="009E5C44">
        <w:t>.</w:t>
      </w:r>
    </w:p>
    <w:p w14:paraId="3EFFF12E" w14:textId="77777777" w:rsidR="001057E9" w:rsidRPr="009E5C44" w:rsidRDefault="001057E9" w:rsidP="003551AE">
      <w:pPr>
        <w:tabs>
          <w:tab w:val="left" w:pos="2486"/>
        </w:tabs>
      </w:pPr>
    </w:p>
    <w:p w14:paraId="7BD44EB2" w14:textId="77777777" w:rsidR="001057E9" w:rsidRPr="009E5C44" w:rsidRDefault="001057E9" w:rsidP="001057E9">
      <w:pPr>
        <w:tabs>
          <w:tab w:val="left" w:pos="2486"/>
        </w:tabs>
        <w:jc w:val="right"/>
      </w:pPr>
      <w:r w:rsidRPr="009E5C44">
        <w:t xml:space="preserve">Dr Colin </w:t>
      </w:r>
      <w:proofErr w:type="spellStart"/>
      <w:r w:rsidRPr="009E5C44">
        <w:t>Caprani</w:t>
      </w:r>
      <w:proofErr w:type="spellEnd"/>
      <w:r w:rsidRPr="009E5C44">
        <w:t>,</w:t>
      </w:r>
    </w:p>
    <w:p w14:paraId="1ADBEC77" w14:textId="77777777" w:rsidR="001057E9" w:rsidRPr="009E5C44" w:rsidRDefault="00847AA2" w:rsidP="001057E9">
      <w:pPr>
        <w:tabs>
          <w:tab w:val="left" w:pos="2486"/>
        </w:tabs>
        <w:jc w:val="right"/>
      </w:pPr>
      <w:r w:rsidRPr="009E5C44">
        <w:t>July 2012</w:t>
      </w:r>
    </w:p>
    <w:p w14:paraId="020B56FE" w14:textId="77777777" w:rsidR="0034726A" w:rsidRPr="009E5C44" w:rsidRDefault="003A237E" w:rsidP="00B2121B">
      <w:pPr>
        <w:rPr>
          <w:rFonts w:ascii="Arial" w:hAnsi="Arial" w:cs="Arial"/>
          <w:b/>
          <w:sz w:val="36"/>
          <w:szCs w:val="36"/>
        </w:rPr>
      </w:pPr>
      <w:r w:rsidRPr="009E5C44">
        <w:br w:type="page"/>
      </w:r>
      <w:r w:rsidR="0034726A" w:rsidRPr="009E5C44">
        <w:rPr>
          <w:rFonts w:ascii="Arial" w:hAnsi="Arial" w:cs="Arial"/>
          <w:b/>
          <w:sz w:val="36"/>
          <w:szCs w:val="36"/>
        </w:rPr>
        <w:lastRenderedPageBreak/>
        <w:t>Contents</w:t>
      </w:r>
    </w:p>
    <w:p w14:paraId="081505E0" w14:textId="77777777" w:rsidR="00483970" w:rsidRPr="00076596" w:rsidRDefault="00A96BE6">
      <w:pPr>
        <w:pStyle w:val="TOC1"/>
        <w:rPr>
          <w:rFonts w:ascii="Calibri" w:hAnsi="Calibri"/>
          <w:b w:val="0"/>
          <w:sz w:val="22"/>
          <w:szCs w:val="22"/>
          <w:lang w:eastAsia="en-IE"/>
        </w:rPr>
      </w:pPr>
      <w:r w:rsidRPr="009E5C44">
        <w:rPr>
          <w:noProof w:val="0"/>
        </w:rPr>
        <w:fldChar w:fldCharType="begin"/>
      </w:r>
      <w:r w:rsidRPr="009E5C44">
        <w:rPr>
          <w:noProof w:val="0"/>
        </w:rPr>
        <w:instrText xml:space="preserve"> TOC \o "1-2" \u </w:instrText>
      </w:r>
      <w:r w:rsidRPr="009E5C44">
        <w:rPr>
          <w:noProof w:val="0"/>
        </w:rPr>
        <w:fldChar w:fldCharType="separate"/>
      </w:r>
      <w:r w:rsidR="00483970" w:rsidRPr="004444FD">
        <w:t>1.</w:t>
      </w:r>
      <w:r w:rsidR="00483970" w:rsidRPr="00076596">
        <w:rPr>
          <w:rFonts w:ascii="Calibri" w:hAnsi="Calibri"/>
          <w:b w:val="0"/>
          <w:sz w:val="22"/>
          <w:szCs w:val="22"/>
          <w:lang w:eastAsia="en-IE"/>
        </w:rPr>
        <w:tab/>
      </w:r>
      <w:r w:rsidR="00483970" w:rsidRPr="004444FD">
        <w:t>Introduction</w:t>
      </w:r>
      <w:r w:rsidR="00483970">
        <w:tab/>
      </w:r>
      <w:r w:rsidR="00483970">
        <w:fldChar w:fldCharType="begin"/>
      </w:r>
      <w:r w:rsidR="00483970">
        <w:instrText xml:space="preserve"> PAGEREF _Toc343728213 \h </w:instrText>
      </w:r>
      <w:r w:rsidR="00483970">
        <w:fldChar w:fldCharType="separate"/>
      </w:r>
      <w:r w:rsidR="00341FA9">
        <w:t>5</w:t>
      </w:r>
      <w:r w:rsidR="00483970">
        <w:fldChar w:fldCharType="end"/>
      </w:r>
    </w:p>
    <w:p w14:paraId="298F0D50"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1.1</w:t>
      </w:r>
      <w:r w:rsidRPr="00076596">
        <w:rPr>
          <w:rFonts w:ascii="Calibri" w:hAnsi="Calibri"/>
          <w:noProof/>
          <w:sz w:val="22"/>
          <w:szCs w:val="22"/>
          <w:lang w:eastAsia="en-IE"/>
        </w:rPr>
        <w:tab/>
      </w:r>
      <w:r w:rsidRPr="004444FD">
        <w:rPr>
          <w:noProof/>
        </w:rPr>
        <w:t xml:space="preserve">The </w:t>
      </w:r>
      <w:r w:rsidRPr="004444FD">
        <w:rPr>
          <w:rFonts w:ascii="Courier New" w:hAnsi="Courier New" w:cs="Courier New"/>
          <w:noProof/>
        </w:rPr>
        <w:t>BridgeTrafficLoadSim</w:t>
      </w:r>
      <w:r w:rsidRPr="004444FD">
        <w:rPr>
          <w:noProof/>
        </w:rPr>
        <w:t xml:space="preserve"> Program</w:t>
      </w:r>
      <w:r>
        <w:rPr>
          <w:noProof/>
        </w:rPr>
        <w:tab/>
      </w:r>
      <w:r>
        <w:rPr>
          <w:noProof/>
        </w:rPr>
        <w:fldChar w:fldCharType="begin"/>
      </w:r>
      <w:r>
        <w:rPr>
          <w:noProof/>
        </w:rPr>
        <w:instrText xml:space="preserve"> PAGEREF _Toc343728214 \h </w:instrText>
      </w:r>
      <w:r>
        <w:rPr>
          <w:noProof/>
        </w:rPr>
      </w:r>
      <w:r>
        <w:rPr>
          <w:noProof/>
        </w:rPr>
        <w:fldChar w:fldCharType="separate"/>
      </w:r>
      <w:r w:rsidR="00341FA9">
        <w:rPr>
          <w:noProof/>
        </w:rPr>
        <w:t>5</w:t>
      </w:r>
      <w:r>
        <w:rPr>
          <w:noProof/>
        </w:rPr>
        <w:fldChar w:fldCharType="end"/>
      </w:r>
    </w:p>
    <w:p w14:paraId="6FFE839A"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1.2</w:t>
      </w:r>
      <w:r w:rsidRPr="00076596">
        <w:rPr>
          <w:rFonts w:ascii="Calibri" w:hAnsi="Calibri"/>
          <w:noProof/>
          <w:sz w:val="22"/>
          <w:szCs w:val="22"/>
          <w:lang w:eastAsia="en-IE"/>
        </w:rPr>
        <w:tab/>
      </w:r>
      <w:r w:rsidRPr="004444FD">
        <w:rPr>
          <w:noProof/>
        </w:rPr>
        <w:t>The User Manual</w:t>
      </w:r>
      <w:r>
        <w:rPr>
          <w:noProof/>
        </w:rPr>
        <w:tab/>
      </w:r>
      <w:r>
        <w:rPr>
          <w:noProof/>
        </w:rPr>
        <w:fldChar w:fldCharType="begin"/>
      </w:r>
      <w:r>
        <w:rPr>
          <w:noProof/>
        </w:rPr>
        <w:instrText xml:space="preserve"> PAGEREF _Toc343728215 \h </w:instrText>
      </w:r>
      <w:r>
        <w:rPr>
          <w:noProof/>
        </w:rPr>
      </w:r>
      <w:r>
        <w:rPr>
          <w:noProof/>
        </w:rPr>
        <w:fldChar w:fldCharType="separate"/>
      </w:r>
      <w:r w:rsidR="00341FA9">
        <w:rPr>
          <w:noProof/>
        </w:rPr>
        <w:t>6</w:t>
      </w:r>
      <w:r>
        <w:rPr>
          <w:noProof/>
        </w:rPr>
        <w:fldChar w:fldCharType="end"/>
      </w:r>
    </w:p>
    <w:p w14:paraId="120B9BD4"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1.3</w:t>
      </w:r>
      <w:r w:rsidRPr="00076596">
        <w:rPr>
          <w:rFonts w:ascii="Calibri" w:hAnsi="Calibri"/>
          <w:noProof/>
          <w:sz w:val="22"/>
          <w:szCs w:val="22"/>
          <w:lang w:eastAsia="en-IE"/>
        </w:rPr>
        <w:tab/>
      </w:r>
      <w:r w:rsidRPr="004444FD">
        <w:rPr>
          <w:noProof/>
        </w:rPr>
        <w:t>Program Release History</w:t>
      </w:r>
      <w:r>
        <w:rPr>
          <w:noProof/>
        </w:rPr>
        <w:tab/>
      </w:r>
      <w:r>
        <w:rPr>
          <w:noProof/>
        </w:rPr>
        <w:fldChar w:fldCharType="begin"/>
      </w:r>
      <w:r>
        <w:rPr>
          <w:noProof/>
        </w:rPr>
        <w:instrText xml:space="preserve"> PAGEREF _Toc343728216 \h </w:instrText>
      </w:r>
      <w:r>
        <w:rPr>
          <w:noProof/>
        </w:rPr>
      </w:r>
      <w:r>
        <w:rPr>
          <w:noProof/>
        </w:rPr>
        <w:fldChar w:fldCharType="separate"/>
      </w:r>
      <w:r w:rsidR="00341FA9">
        <w:rPr>
          <w:noProof/>
        </w:rPr>
        <w:t>8</w:t>
      </w:r>
      <w:r>
        <w:rPr>
          <w:noProof/>
        </w:rPr>
        <w:fldChar w:fldCharType="end"/>
      </w:r>
    </w:p>
    <w:p w14:paraId="6265CD09" w14:textId="77777777" w:rsidR="00483970" w:rsidRPr="00076596" w:rsidRDefault="00483970">
      <w:pPr>
        <w:pStyle w:val="TOC1"/>
        <w:rPr>
          <w:rFonts w:ascii="Calibri" w:hAnsi="Calibri"/>
          <w:b w:val="0"/>
          <w:sz w:val="22"/>
          <w:szCs w:val="22"/>
          <w:lang w:eastAsia="en-IE"/>
        </w:rPr>
      </w:pPr>
      <w:r w:rsidRPr="004444FD">
        <w:t>2.</w:t>
      </w:r>
      <w:r w:rsidRPr="00076596">
        <w:rPr>
          <w:rFonts w:ascii="Calibri" w:hAnsi="Calibri"/>
          <w:b w:val="0"/>
          <w:sz w:val="22"/>
          <w:szCs w:val="22"/>
          <w:lang w:eastAsia="en-IE"/>
        </w:rPr>
        <w:tab/>
      </w:r>
      <w:r w:rsidRPr="004444FD">
        <w:t>About BTLS</w:t>
      </w:r>
      <w:r>
        <w:tab/>
      </w:r>
      <w:r>
        <w:fldChar w:fldCharType="begin"/>
      </w:r>
      <w:r>
        <w:instrText xml:space="preserve"> PAGEREF _Toc343728217 \h </w:instrText>
      </w:r>
      <w:r>
        <w:fldChar w:fldCharType="separate"/>
      </w:r>
      <w:r w:rsidR="00341FA9">
        <w:t>11</w:t>
      </w:r>
      <w:r>
        <w:fldChar w:fldCharType="end"/>
      </w:r>
    </w:p>
    <w:p w14:paraId="7677B4D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_Toc343728218 \h </w:instrText>
      </w:r>
      <w:r>
        <w:rPr>
          <w:noProof/>
        </w:rPr>
      </w:r>
      <w:r>
        <w:rPr>
          <w:noProof/>
        </w:rPr>
        <w:fldChar w:fldCharType="separate"/>
      </w:r>
      <w:r w:rsidR="00341FA9">
        <w:rPr>
          <w:noProof/>
        </w:rPr>
        <w:t>11</w:t>
      </w:r>
      <w:r>
        <w:rPr>
          <w:noProof/>
        </w:rPr>
        <w:fldChar w:fldCharType="end"/>
      </w:r>
    </w:p>
    <w:p w14:paraId="6962D0B6"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2.2</w:t>
      </w:r>
      <w:r w:rsidRPr="00076596">
        <w:rPr>
          <w:rFonts w:ascii="Calibri" w:hAnsi="Calibri"/>
          <w:noProof/>
          <w:sz w:val="22"/>
          <w:szCs w:val="22"/>
          <w:lang w:eastAsia="en-IE"/>
        </w:rPr>
        <w:tab/>
      </w:r>
      <w:r w:rsidRPr="004444FD">
        <w:rPr>
          <w:noProof/>
        </w:rPr>
        <w:t>BTLS: Capabilities and Limitations</w:t>
      </w:r>
      <w:r>
        <w:rPr>
          <w:noProof/>
        </w:rPr>
        <w:tab/>
      </w:r>
      <w:r>
        <w:rPr>
          <w:noProof/>
        </w:rPr>
        <w:fldChar w:fldCharType="begin"/>
      </w:r>
      <w:r>
        <w:rPr>
          <w:noProof/>
        </w:rPr>
        <w:instrText xml:space="preserve"> PAGEREF _Toc343728219 \h </w:instrText>
      </w:r>
      <w:r>
        <w:rPr>
          <w:noProof/>
        </w:rPr>
      </w:r>
      <w:r>
        <w:rPr>
          <w:noProof/>
        </w:rPr>
        <w:fldChar w:fldCharType="separate"/>
      </w:r>
      <w:r w:rsidR="00341FA9">
        <w:rPr>
          <w:noProof/>
        </w:rPr>
        <w:t>12</w:t>
      </w:r>
      <w:r>
        <w:rPr>
          <w:noProof/>
        </w:rPr>
        <w:fldChar w:fldCharType="end"/>
      </w:r>
    </w:p>
    <w:p w14:paraId="0EEDC025" w14:textId="77777777" w:rsidR="00483970" w:rsidRPr="00076596" w:rsidRDefault="00483970">
      <w:pPr>
        <w:pStyle w:val="TOC1"/>
        <w:rPr>
          <w:rFonts w:ascii="Calibri" w:hAnsi="Calibri"/>
          <w:b w:val="0"/>
          <w:sz w:val="22"/>
          <w:szCs w:val="22"/>
          <w:lang w:eastAsia="en-IE"/>
        </w:rPr>
      </w:pPr>
      <w:r w:rsidRPr="004444FD">
        <w:t>3.</w:t>
      </w:r>
      <w:r w:rsidRPr="00076596">
        <w:rPr>
          <w:rFonts w:ascii="Calibri" w:hAnsi="Calibri"/>
          <w:b w:val="0"/>
          <w:sz w:val="22"/>
          <w:szCs w:val="22"/>
          <w:lang w:eastAsia="en-IE"/>
        </w:rPr>
        <w:tab/>
      </w:r>
      <w:r w:rsidRPr="004444FD">
        <w:t>BTLS Input</w:t>
      </w:r>
      <w:r>
        <w:tab/>
      </w:r>
      <w:r>
        <w:fldChar w:fldCharType="begin"/>
      </w:r>
      <w:r>
        <w:instrText xml:space="preserve"> PAGEREF _Toc343728220 \h </w:instrText>
      </w:r>
      <w:r>
        <w:fldChar w:fldCharType="separate"/>
      </w:r>
      <w:r w:rsidR="00341FA9">
        <w:t>14</w:t>
      </w:r>
      <w:r>
        <w:fldChar w:fldCharType="end"/>
      </w:r>
    </w:p>
    <w:p w14:paraId="51F0FFBE"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_Toc343728221 \h </w:instrText>
      </w:r>
      <w:r>
        <w:rPr>
          <w:noProof/>
        </w:rPr>
      </w:r>
      <w:r>
        <w:rPr>
          <w:noProof/>
        </w:rPr>
        <w:fldChar w:fldCharType="separate"/>
      </w:r>
      <w:r w:rsidR="00341FA9">
        <w:rPr>
          <w:noProof/>
        </w:rPr>
        <w:t>14</w:t>
      </w:r>
      <w:r>
        <w:rPr>
          <w:noProof/>
        </w:rPr>
        <w:fldChar w:fldCharType="end"/>
      </w:r>
    </w:p>
    <w:p w14:paraId="258FED9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3.2</w:t>
      </w:r>
      <w:r w:rsidRPr="00076596">
        <w:rPr>
          <w:rFonts w:ascii="Calibri" w:hAnsi="Calibri"/>
          <w:noProof/>
          <w:sz w:val="22"/>
          <w:szCs w:val="22"/>
          <w:lang w:eastAsia="en-IE"/>
        </w:rPr>
        <w:tab/>
      </w:r>
      <w:r w:rsidRPr="004444FD">
        <w:rPr>
          <w:noProof/>
        </w:rPr>
        <w:t>Traffic Files</w:t>
      </w:r>
      <w:r>
        <w:rPr>
          <w:noProof/>
        </w:rPr>
        <w:tab/>
      </w:r>
      <w:r>
        <w:rPr>
          <w:noProof/>
        </w:rPr>
        <w:fldChar w:fldCharType="begin"/>
      </w:r>
      <w:r>
        <w:rPr>
          <w:noProof/>
        </w:rPr>
        <w:instrText xml:space="preserve"> PAGEREF _Toc343728222 \h </w:instrText>
      </w:r>
      <w:r>
        <w:rPr>
          <w:noProof/>
        </w:rPr>
      </w:r>
      <w:r>
        <w:rPr>
          <w:noProof/>
        </w:rPr>
        <w:fldChar w:fldCharType="separate"/>
      </w:r>
      <w:r w:rsidR="00341FA9">
        <w:rPr>
          <w:noProof/>
        </w:rPr>
        <w:t>16</w:t>
      </w:r>
      <w:r>
        <w:rPr>
          <w:noProof/>
        </w:rPr>
        <w:fldChar w:fldCharType="end"/>
      </w:r>
    </w:p>
    <w:p w14:paraId="1D9BBF2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3.3</w:t>
      </w:r>
      <w:r w:rsidRPr="00076596">
        <w:rPr>
          <w:rFonts w:ascii="Calibri" w:hAnsi="Calibri"/>
          <w:noProof/>
          <w:sz w:val="22"/>
          <w:szCs w:val="22"/>
          <w:lang w:eastAsia="en-IE"/>
        </w:rPr>
        <w:tab/>
      </w:r>
      <w:r w:rsidRPr="004444FD">
        <w:rPr>
          <w:noProof/>
        </w:rPr>
        <w:t>Configuration File</w:t>
      </w:r>
      <w:r>
        <w:rPr>
          <w:noProof/>
        </w:rPr>
        <w:tab/>
      </w:r>
      <w:r>
        <w:rPr>
          <w:noProof/>
        </w:rPr>
        <w:fldChar w:fldCharType="begin"/>
      </w:r>
      <w:r>
        <w:rPr>
          <w:noProof/>
        </w:rPr>
        <w:instrText xml:space="preserve"> PAGEREF _Toc343728223 \h </w:instrText>
      </w:r>
      <w:r>
        <w:rPr>
          <w:noProof/>
        </w:rPr>
      </w:r>
      <w:r>
        <w:rPr>
          <w:noProof/>
        </w:rPr>
        <w:fldChar w:fldCharType="separate"/>
      </w:r>
      <w:r w:rsidR="00341FA9">
        <w:rPr>
          <w:noProof/>
        </w:rPr>
        <w:t>27</w:t>
      </w:r>
      <w:r>
        <w:rPr>
          <w:noProof/>
        </w:rPr>
        <w:fldChar w:fldCharType="end"/>
      </w:r>
    </w:p>
    <w:p w14:paraId="7B02406B"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3.4</w:t>
      </w:r>
      <w:r w:rsidRPr="00076596">
        <w:rPr>
          <w:rFonts w:ascii="Calibri" w:hAnsi="Calibri"/>
          <w:noProof/>
          <w:sz w:val="22"/>
          <w:szCs w:val="22"/>
          <w:lang w:eastAsia="en-IE"/>
        </w:rPr>
        <w:tab/>
      </w:r>
      <w:r w:rsidRPr="004444FD">
        <w:rPr>
          <w:noProof/>
        </w:rPr>
        <w:t>Bridge Definition File</w:t>
      </w:r>
      <w:r>
        <w:rPr>
          <w:noProof/>
        </w:rPr>
        <w:tab/>
      </w:r>
      <w:r>
        <w:rPr>
          <w:noProof/>
        </w:rPr>
        <w:fldChar w:fldCharType="begin"/>
      </w:r>
      <w:r>
        <w:rPr>
          <w:noProof/>
        </w:rPr>
        <w:instrText xml:space="preserve"> PAGEREF _Toc343728224 \h </w:instrText>
      </w:r>
      <w:r>
        <w:rPr>
          <w:noProof/>
        </w:rPr>
      </w:r>
      <w:r>
        <w:rPr>
          <w:noProof/>
        </w:rPr>
        <w:fldChar w:fldCharType="separate"/>
      </w:r>
      <w:r w:rsidR="00341FA9">
        <w:rPr>
          <w:noProof/>
        </w:rPr>
        <w:t>38</w:t>
      </w:r>
      <w:r>
        <w:rPr>
          <w:noProof/>
        </w:rPr>
        <w:fldChar w:fldCharType="end"/>
      </w:r>
    </w:p>
    <w:p w14:paraId="206E3A9D"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3.5</w:t>
      </w:r>
      <w:r w:rsidRPr="00076596">
        <w:rPr>
          <w:rFonts w:ascii="Calibri" w:hAnsi="Calibri"/>
          <w:noProof/>
          <w:sz w:val="22"/>
          <w:szCs w:val="22"/>
          <w:lang w:eastAsia="en-IE"/>
        </w:rPr>
        <w:tab/>
      </w:r>
      <w:r w:rsidRPr="004444FD">
        <w:rPr>
          <w:noProof/>
        </w:rPr>
        <w:t>Lane Flow Data File</w:t>
      </w:r>
      <w:r>
        <w:rPr>
          <w:noProof/>
        </w:rPr>
        <w:tab/>
      </w:r>
      <w:r>
        <w:rPr>
          <w:noProof/>
        </w:rPr>
        <w:fldChar w:fldCharType="begin"/>
      </w:r>
      <w:r>
        <w:rPr>
          <w:noProof/>
        </w:rPr>
        <w:instrText xml:space="preserve"> PAGEREF _Toc343728225 \h </w:instrText>
      </w:r>
      <w:r>
        <w:rPr>
          <w:noProof/>
        </w:rPr>
      </w:r>
      <w:r>
        <w:rPr>
          <w:noProof/>
        </w:rPr>
        <w:fldChar w:fldCharType="separate"/>
      </w:r>
      <w:r w:rsidR="00341FA9">
        <w:rPr>
          <w:noProof/>
        </w:rPr>
        <w:t>42</w:t>
      </w:r>
      <w:r>
        <w:rPr>
          <w:noProof/>
        </w:rPr>
        <w:fldChar w:fldCharType="end"/>
      </w:r>
    </w:p>
    <w:p w14:paraId="3FCB68A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3.6</w:t>
      </w:r>
      <w:r w:rsidRPr="00076596">
        <w:rPr>
          <w:rFonts w:ascii="Calibri" w:hAnsi="Calibri"/>
          <w:noProof/>
          <w:sz w:val="22"/>
          <w:szCs w:val="22"/>
          <w:lang w:eastAsia="en-IE"/>
        </w:rPr>
        <w:tab/>
      </w:r>
      <w:r w:rsidRPr="004444FD">
        <w:rPr>
          <w:noProof/>
        </w:rPr>
        <w:t>Influence Line Definition File</w:t>
      </w:r>
      <w:r>
        <w:rPr>
          <w:noProof/>
        </w:rPr>
        <w:tab/>
      </w:r>
      <w:r>
        <w:rPr>
          <w:noProof/>
        </w:rPr>
        <w:fldChar w:fldCharType="begin"/>
      </w:r>
      <w:r>
        <w:rPr>
          <w:noProof/>
        </w:rPr>
        <w:instrText xml:space="preserve"> PAGEREF _Toc343728226 \h </w:instrText>
      </w:r>
      <w:r>
        <w:rPr>
          <w:noProof/>
        </w:rPr>
      </w:r>
      <w:r>
        <w:rPr>
          <w:noProof/>
        </w:rPr>
        <w:fldChar w:fldCharType="separate"/>
      </w:r>
      <w:r w:rsidR="00341FA9">
        <w:rPr>
          <w:noProof/>
        </w:rPr>
        <w:t>45</w:t>
      </w:r>
      <w:r>
        <w:rPr>
          <w:noProof/>
        </w:rPr>
        <w:fldChar w:fldCharType="end"/>
      </w:r>
    </w:p>
    <w:p w14:paraId="797BDEA2"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3.7</w:t>
      </w:r>
      <w:r w:rsidRPr="00076596">
        <w:rPr>
          <w:rFonts w:ascii="Calibri" w:hAnsi="Calibri"/>
          <w:noProof/>
          <w:sz w:val="22"/>
          <w:szCs w:val="22"/>
          <w:lang w:eastAsia="en-IE"/>
        </w:rPr>
        <w:tab/>
      </w:r>
      <w:r w:rsidRPr="004444FD">
        <w:rPr>
          <w:noProof/>
        </w:rPr>
        <w:t>Influence Surface Definition File</w:t>
      </w:r>
      <w:r>
        <w:rPr>
          <w:noProof/>
        </w:rPr>
        <w:tab/>
      </w:r>
      <w:r>
        <w:rPr>
          <w:noProof/>
        </w:rPr>
        <w:fldChar w:fldCharType="begin"/>
      </w:r>
      <w:r>
        <w:rPr>
          <w:noProof/>
        </w:rPr>
        <w:instrText xml:space="preserve"> PAGEREF _Toc343728227 \h </w:instrText>
      </w:r>
      <w:r>
        <w:rPr>
          <w:noProof/>
        </w:rPr>
      </w:r>
      <w:r>
        <w:rPr>
          <w:noProof/>
        </w:rPr>
        <w:fldChar w:fldCharType="separate"/>
      </w:r>
      <w:r w:rsidR="00341FA9">
        <w:rPr>
          <w:noProof/>
        </w:rPr>
        <w:t>49</w:t>
      </w:r>
      <w:r>
        <w:rPr>
          <w:noProof/>
        </w:rPr>
        <w:fldChar w:fldCharType="end"/>
      </w:r>
    </w:p>
    <w:p w14:paraId="2018DD9F" w14:textId="77777777" w:rsidR="00483970" w:rsidRPr="00076596" w:rsidRDefault="00483970">
      <w:pPr>
        <w:pStyle w:val="TOC1"/>
        <w:rPr>
          <w:rFonts w:ascii="Calibri" w:hAnsi="Calibri"/>
          <w:b w:val="0"/>
          <w:sz w:val="22"/>
          <w:szCs w:val="22"/>
          <w:lang w:eastAsia="en-IE"/>
        </w:rPr>
      </w:pPr>
      <w:r w:rsidRPr="004444FD">
        <w:rPr>
          <w:lang w:eastAsia="en-US"/>
        </w:rPr>
        <w:t>4.</w:t>
      </w:r>
      <w:r w:rsidRPr="00076596">
        <w:rPr>
          <w:rFonts w:ascii="Calibri" w:hAnsi="Calibri"/>
          <w:b w:val="0"/>
          <w:sz w:val="22"/>
          <w:szCs w:val="22"/>
          <w:lang w:eastAsia="en-IE"/>
        </w:rPr>
        <w:tab/>
      </w:r>
      <w:r w:rsidRPr="004444FD">
        <w:rPr>
          <w:lang w:eastAsia="en-US"/>
        </w:rPr>
        <w:t>Using BTLS</w:t>
      </w:r>
      <w:r>
        <w:tab/>
      </w:r>
      <w:r>
        <w:fldChar w:fldCharType="begin"/>
      </w:r>
      <w:r>
        <w:instrText xml:space="preserve"> PAGEREF _Toc343728228 \h </w:instrText>
      </w:r>
      <w:r>
        <w:fldChar w:fldCharType="separate"/>
      </w:r>
      <w:r w:rsidR="00341FA9">
        <w:t>52</w:t>
      </w:r>
      <w:r>
        <w:fldChar w:fldCharType="end"/>
      </w:r>
    </w:p>
    <w:p w14:paraId="74FADE79"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4.1</w:t>
      </w:r>
      <w:r w:rsidRPr="00076596">
        <w:rPr>
          <w:rFonts w:ascii="Calibri" w:hAnsi="Calibri"/>
          <w:noProof/>
          <w:sz w:val="22"/>
          <w:szCs w:val="22"/>
          <w:lang w:eastAsia="en-IE"/>
        </w:rPr>
        <w:tab/>
      </w:r>
      <w:r w:rsidRPr="004444FD">
        <w:rPr>
          <w:noProof/>
        </w:rPr>
        <w:t>Running the program</w:t>
      </w:r>
      <w:r>
        <w:rPr>
          <w:noProof/>
        </w:rPr>
        <w:tab/>
      </w:r>
      <w:r>
        <w:rPr>
          <w:noProof/>
        </w:rPr>
        <w:fldChar w:fldCharType="begin"/>
      </w:r>
      <w:r>
        <w:rPr>
          <w:noProof/>
        </w:rPr>
        <w:instrText xml:space="preserve"> PAGEREF _Toc343728229 \h </w:instrText>
      </w:r>
      <w:r>
        <w:rPr>
          <w:noProof/>
        </w:rPr>
      </w:r>
      <w:r>
        <w:rPr>
          <w:noProof/>
        </w:rPr>
        <w:fldChar w:fldCharType="separate"/>
      </w:r>
      <w:r w:rsidR="00341FA9">
        <w:rPr>
          <w:noProof/>
        </w:rPr>
        <w:t>52</w:t>
      </w:r>
      <w:r>
        <w:rPr>
          <w:noProof/>
        </w:rPr>
        <w:fldChar w:fldCharType="end"/>
      </w:r>
    </w:p>
    <w:p w14:paraId="5735AD42"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4.2</w:t>
      </w:r>
      <w:r w:rsidRPr="00076596">
        <w:rPr>
          <w:rFonts w:ascii="Calibri" w:hAnsi="Calibri"/>
          <w:noProof/>
          <w:sz w:val="22"/>
          <w:szCs w:val="22"/>
          <w:lang w:eastAsia="en-IE"/>
        </w:rPr>
        <w:tab/>
      </w:r>
      <w:r w:rsidRPr="004444FD">
        <w:rPr>
          <w:noProof/>
        </w:rPr>
        <w:t>Console output</w:t>
      </w:r>
      <w:r>
        <w:rPr>
          <w:noProof/>
        </w:rPr>
        <w:tab/>
      </w:r>
      <w:r>
        <w:rPr>
          <w:noProof/>
        </w:rPr>
        <w:fldChar w:fldCharType="begin"/>
      </w:r>
      <w:r>
        <w:rPr>
          <w:noProof/>
        </w:rPr>
        <w:instrText xml:space="preserve"> PAGEREF _Toc343728230 \h </w:instrText>
      </w:r>
      <w:r>
        <w:rPr>
          <w:noProof/>
        </w:rPr>
      </w:r>
      <w:r>
        <w:rPr>
          <w:noProof/>
        </w:rPr>
        <w:fldChar w:fldCharType="separate"/>
      </w:r>
      <w:r w:rsidR="00341FA9">
        <w:rPr>
          <w:noProof/>
        </w:rPr>
        <w:t>53</w:t>
      </w:r>
      <w:r>
        <w:rPr>
          <w:noProof/>
        </w:rPr>
        <w:fldChar w:fldCharType="end"/>
      </w:r>
    </w:p>
    <w:p w14:paraId="4144ACF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4.3</w:t>
      </w:r>
      <w:r w:rsidRPr="00076596">
        <w:rPr>
          <w:rFonts w:ascii="Calibri" w:hAnsi="Calibri"/>
          <w:noProof/>
          <w:sz w:val="22"/>
          <w:szCs w:val="22"/>
          <w:lang w:eastAsia="en-IE"/>
        </w:rPr>
        <w:tab/>
      </w:r>
      <w:r w:rsidRPr="004444FD">
        <w:rPr>
          <w:noProof/>
        </w:rPr>
        <w:t>Input Errors</w:t>
      </w:r>
      <w:r>
        <w:rPr>
          <w:noProof/>
        </w:rPr>
        <w:tab/>
      </w:r>
      <w:r>
        <w:rPr>
          <w:noProof/>
        </w:rPr>
        <w:fldChar w:fldCharType="begin"/>
      </w:r>
      <w:r>
        <w:rPr>
          <w:noProof/>
        </w:rPr>
        <w:instrText xml:space="preserve"> PAGEREF _Toc343728231 \h </w:instrText>
      </w:r>
      <w:r>
        <w:rPr>
          <w:noProof/>
        </w:rPr>
      </w:r>
      <w:r>
        <w:rPr>
          <w:noProof/>
        </w:rPr>
        <w:fldChar w:fldCharType="separate"/>
      </w:r>
      <w:r w:rsidR="00341FA9">
        <w:rPr>
          <w:noProof/>
        </w:rPr>
        <w:t>56</w:t>
      </w:r>
      <w:r>
        <w:rPr>
          <w:noProof/>
        </w:rPr>
        <w:fldChar w:fldCharType="end"/>
      </w:r>
    </w:p>
    <w:p w14:paraId="02AD7B52" w14:textId="77777777" w:rsidR="00483970" w:rsidRPr="00076596" w:rsidRDefault="00483970">
      <w:pPr>
        <w:pStyle w:val="TOC1"/>
        <w:rPr>
          <w:rFonts w:ascii="Calibri" w:hAnsi="Calibri"/>
          <w:b w:val="0"/>
          <w:sz w:val="22"/>
          <w:szCs w:val="22"/>
          <w:lang w:eastAsia="en-IE"/>
        </w:rPr>
      </w:pPr>
      <w:r w:rsidRPr="004444FD">
        <w:rPr>
          <w:lang w:eastAsia="en-US"/>
        </w:rPr>
        <w:t>5.</w:t>
      </w:r>
      <w:r w:rsidRPr="00076596">
        <w:rPr>
          <w:rFonts w:ascii="Calibri" w:hAnsi="Calibri"/>
          <w:b w:val="0"/>
          <w:sz w:val="22"/>
          <w:szCs w:val="22"/>
          <w:lang w:eastAsia="en-IE"/>
        </w:rPr>
        <w:tab/>
      </w:r>
      <w:r w:rsidRPr="004444FD">
        <w:rPr>
          <w:lang w:eastAsia="en-US"/>
        </w:rPr>
        <w:t>BTLS Output</w:t>
      </w:r>
      <w:r>
        <w:tab/>
      </w:r>
      <w:r>
        <w:fldChar w:fldCharType="begin"/>
      </w:r>
      <w:r>
        <w:instrText xml:space="preserve"> PAGEREF _Toc343728232 \h </w:instrText>
      </w:r>
      <w:r>
        <w:fldChar w:fldCharType="separate"/>
      </w:r>
      <w:r w:rsidR="00341FA9">
        <w:t>57</w:t>
      </w:r>
      <w:r>
        <w:fldChar w:fldCharType="end"/>
      </w:r>
    </w:p>
    <w:p w14:paraId="5460B39B"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5.1</w:t>
      </w:r>
      <w:r w:rsidRPr="00076596">
        <w:rPr>
          <w:rFonts w:ascii="Calibri" w:hAnsi="Calibri"/>
          <w:noProof/>
          <w:sz w:val="22"/>
          <w:szCs w:val="22"/>
          <w:lang w:eastAsia="en-IE"/>
        </w:rPr>
        <w:tab/>
      </w:r>
      <w:r w:rsidRPr="004444FD">
        <w:rPr>
          <w:noProof/>
        </w:rPr>
        <w:t>Introduction</w:t>
      </w:r>
      <w:r>
        <w:rPr>
          <w:noProof/>
        </w:rPr>
        <w:tab/>
      </w:r>
      <w:r>
        <w:rPr>
          <w:noProof/>
        </w:rPr>
        <w:fldChar w:fldCharType="begin"/>
      </w:r>
      <w:r>
        <w:rPr>
          <w:noProof/>
        </w:rPr>
        <w:instrText xml:space="preserve"> PAGEREF _Toc343728233 \h </w:instrText>
      </w:r>
      <w:r>
        <w:rPr>
          <w:noProof/>
        </w:rPr>
      </w:r>
      <w:r>
        <w:rPr>
          <w:noProof/>
        </w:rPr>
        <w:fldChar w:fldCharType="separate"/>
      </w:r>
      <w:r w:rsidR="00341FA9">
        <w:rPr>
          <w:noProof/>
        </w:rPr>
        <w:t>57</w:t>
      </w:r>
      <w:r>
        <w:rPr>
          <w:noProof/>
        </w:rPr>
        <w:fldChar w:fldCharType="end"/>
      </w:r>
    </w:p>
    <w:p w14:paraId="1CD731B5"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5.2</w:t>
      </w:r>
      <w:r w:rsidRPr="00076596">
        <w:rPr>
          <w:rFonts w:ascii="Calibri" w:hAnsi="Calibri"/>
          <w:noProof/>
          <w:sz w:val="22"/>
          <w:szCs w:val="22"/>
          <w:lang w:eastAsia="en-IE"/>
        </w:rPr>
        <w:tab/>
      </w:r>
      <w:r>
        <w:rPr>
          <w:noProof/>
        </w:rPr>
        <w:t>Miscellaneous Output</w:t>
      </w:r>
      <w:r>
        <w:rPr>
          <w:noProof/>
        </w:rPr>
        <w:tab/>
      </w:r>
      <w:r>
        <w:rPr>
          <w:noProof/>
        </w:rPr>
        <w:fldChar w:fldCharType="begin"/>
      </w:r>
      <w:r>
        <w:rPr>
          <w:noProof/>
        </w:rPr>
        <w:instrText xml:space="preserve"> PAGEREF _Toc343728234 \h </w:instrText>
      </w:r>
      <w:r>
        <w:rPr>
          <w:noProof/>
        </w:rPr>
      </w:r>
      <w:r>
        <w:rPr>
          <w:noProof/>
        </w:rPr>
        <w:fldChar w:fldCharType="separate"/>
      </w:r>
      <w:r w:rsidR="00341FA9">
        <w:rPr>
          <w:noProof/>
        </w:rPr>
        <w:t>58</w:t>
      </w:r>
      <w:r>
        <w:rPr>
          <w:noProof/>
        </w:rPr>
        <w:fldChar w:fldCharType="end"/>
      </w:r>
    </w:p>
    <w:p w14:paraId="069AA28E"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5.3</w:t>
      </w:r>
      <w:r w:rsidRPr="00076596">
        <w:rPr>
          <w:rFonts w:ascii="Calibri" w:hAnsi="Calibri"/>
          <w:noProof/>
          <w:sz w:val="22"/>
          <w:szCs w:val="22"/>
          <w:lang w:eastAsia="en-IE"/>
        </w:rPr>
        <w:tab/>
      </w:r>
      <w:r>
        <w:rPr>
          <w:noProof/>
        </w:rPr>
        <w:t>Vehicle Output</w:t>
      </w:r>
      <w:r>
        <w:rPr>
          <w:noProof/>
        </w:rPr>
        <w:tab/>
      </w:r>
      <w:r>
        <w:rPr>
          <w:noProof/>
        </w:rPr>
        <w:fldChar w:fldCharType="begin"/>
      </w:r>
      <w:r>
        <w:rPr>
          <w:noProof/>
        </w:rPr>
        <w:instrText xml:space="preserve"> PAGEREF _Toc343728235 \h </w:instrText>
      </w:r>
      <w:r>
        <w:rPr>
          <w:noProof/>
        </w:rPr>
      </w:r>
      <w:r>
        <w:rPr>
          <w:noProof/>
        </w:rPr>
        <w:fldChar w:fldCharType="separate"/>
      </w:r>
      <w:r w:rsidR="00341FA9">
        <w:rPr>
          <w:noProof/>
        </w:rPr>
        <w:t>62</w:t>
      </w:r>
      <w:r>
        <w:rPr>
          <w:noProof/>
        </w:rPr>
        <w:fldChar w:fldCharType="end"/>
      </w:r>
    </w:p>
    <w:p w14:paraId="755AE518"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5.4</w:t>
      </w:r>
      <w:r w:rsidRPr="00076596">
        <w:rPr>
          <w:rFonts w:ascii="Calibri" w:hAnsi="Calibri"/>
          <w:noProof/>
          <w:sz w:val="22"/>
          <w:szCs w:val="22"/>
          <w:lang w:eastAsia="en-IE"/>
        </w:rPr>
        <w:tab/>
      </w:r>
      <w:r w:rsidRPr="004444FD">
        <w:rPr>
          <w:noProof/>
        </w:rPr>
        <w:t>Block Maximum Files</w:t>
      </w:r>
      <w:r>
        <w:rPr>
          <w:noProof/>
        </w:rPr>
        <w:tab/>
      </w:r>
      <w:r>
        <w:rPr>
          <w:noProof/>
        </w:rPr>
        <w:fldChar w:fldCharType="begin"/>
      </w:r>
      <w:r>
        <w:rPr>
          <w:noProof/>
        </w:rPr>
        <w:instrText xml:space="preserve"> PAGEREF _Toc343728236 \h </w:instrText>
      </w:r>
      <w:r>
        <w:rPr>
          <w:noProof/>
        </w:rPr>
      </w:r>
      <w:r>
        <w:rPr>
          <w:noProof/>
        </w:rPr>
        <w:fldChar w:fldCharType="separate"/>
      </w:r>
      <w:r w:rsidR="00341FA9">
        <w:rPr>
          <w:noProof/>
        </w:rPr>
        <w:t>64</w:t>
      </w:r>
      <w:r>
        <w:rPr>
          <w:noProof/>
        </w:rPr>
        <w:fldChar w:fldCharType="end"/>
      </w:r>
    </w:p>
    <w:p w14:paraId="3B13BCCF"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5.5</w:t>
      </w:r>
      <w:r w:rsidRPr="00076596">
        <w:rPr>
          <w:rFonts w:ascii="Calibri" w:hAnsi="Calibri"/>
          <w:noProof/>
          <w:sz w:val="22"/>
          <w:szCs w:val="22"/>
          <w:lang w:eastAsia="en-IE"/>
        </w:rPr>
        <w:tab/>
      </w:r>
      <w:r w:rsidRPr="004444FD">
        <w:rPr>
          <w:noProof/>
        </w:rPr>
        <w:t>Peaks-Over-Threshold Files</w:t>
      </w:r>
      <w:r>
        <w:rPr>
          <w:noProof/>
        </w:rPr>
        <w:tab/>
      </w:r>
      <w:r>
        <w:rPr>
          <w:noProof/>
        </w:rPr>
        <w:fldChar w:fldCharType="begin"/>
      </w:r>
      <w:r>
        <w:rPr>
          <w:noProof/>
        </w:rPr>
        <w:instrText xml:space="preserve"> PAGEREF _Toc343728237 \h </w:instrText>
      </w:r>
      <w:r>
        <w:rPr>
          <w:noProof/>
        </w:rPr>
      </w:r>
      <w:r>
        <w:rPr>
          <w:noProof/>
        </w:rPr>
        <w:fldChar w:fldCharType="separate"/>
      </w:r>
      <w:r w:rsidR="00341FA9">
        <w:rPr>
          <w:noProof/>
        </w:rPr>
        <w:t>67</w:t>
      </w:r>
      <w:r>
        <w:rPr>
          <w:noProof/>
        </w:rPr>
        <w:fldChar w:fldCharType="end"/>
      </w:r>
    </w:p>
    <w:p w14:paraId="7F3F2B09"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5.6</w:t>
      </w:r>
      <w:r w:rsidRPr="00076596">
        <w:rPr>
          <w:rFonts w:ascii="Calibri" w:hAnsi="Calibri"/>
          <w:noProof/>
          <w:sz w:val="22"/>
          <w:szCs w:val="22"/>
          <w:lang w:eastAsia="en-IE"/>
        </w:rPr>
        <w:tab/>
      </w:r>
      <w:r>
        <w:rPr>
          <w:noProof/>
        </w:rPr>
        <w:t>Load Effect Statistics Output</w:t>
      </w:r>
      <w:r>
        <w:rPr>
          <w:noProof/>
        </w:rPr>
        <w:tab/>
      </w:r>
      <w:r>
        <w:rPr>
          <w:noProof/>
        </w:rPr>
        <w:fldChar w:fldCharType="begin"/>
      </w:r>
      <w:r>
        <w:rPr>
          <w:noProof/>
        </w:rPr>
        <w:instrText xml:space="preserve"> PAGEREF _Toc343728238 \h </w:instrText>
      </w:r>
      <w:r>
        <w:rPr>
          <w:noProof/>
        </w:rPr>
      </w:r>
      <w:r>
        <w:rPr>
          <w:noProof/>
        </w:rPr>
        <w:fldChar w:fldCharType="separate"/>
      </w:r>
      <w:r w:rsidR="00341FA9">
        <w:rPr>
          <w:noProof/>
        </w:rPr>
        <w:t>70</w:t>
      </w:r>
      <w:r>
        <w:rPr>
          <w:noProof/>
        </w:rPr>
        <w:fldChar w:fldCharType="end"/>
      </w:r>
    </w:p>
    <w:p w14:paraId="3562F04E"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5.7</w:t>
      </w:r>
      <w:r w:rsidRPr="00076596">
        <w:rPr>
          <w:rFonts w:ascii="Calibri" w:hAnsi="Calibri"/>
          <w:noProof/>
          <w:sz w:val="22"/>
          <w:szCs w:val="22"/>
          <w:lang w:eastAsia="en-IE"/>
        </w:rPr>
        <w:tab/>
      </w:r>
      <w:r>
        <w:rPr>
          <w:noProof/>
        </w:rPr>
        <w:t>Loading Event File Structure</w:t>
      </w:r>
      <w:r>
        <w:rPr>
          <w:noProof/>
        </w:rPr>
        <w:tab/>
      </w:r>
      <w:r>
        <w:rPr>
          <w:noProof/>
        </w:rPr>
        <w:fldChar w:fldCharType="begin"/>
      </w:r>
      <w:r>
        <w:rPr>
          <w:noProof/>
        </w:rPr>
        <w:instrText xml:space="preserve"> PAGEREF _Toc343728239 \h </w:instrText>
      </w:r>
      <w:r>
        <w:rPr>
          <w:noProof/>
        </w:rPr>
      </w:r>
      <w:r>
        <w:rPr>
          <w:noProof/>
        </w:rPr>
        <w:fldChar w:fldCharType="separate"/>
      </w:r>
      <w:r w:rsidR="00341FA9">
        <w:rPr>
          <w:noProof/>
        </w:rPr>
        <w:t>72</w:t>
      </w:r>
      <w:r>
        <w:rPr>
          <w:noProof/>
        </w:rPr>
        <w:fldChar w:fldCharType="end"/>
      </w:r>
    </w:p>
    <w:p w14:paraId="2FA9B9E0" w14:textId="77777777" w:rsidR="00483970" w:rsidRPr="00076596" w:rsidRDefault="00483970">
      <w:pPr>
        <w:pStyle w:val="TOC1"/>
        <w:rPr>
          <w:rFonts w:ascii="Calibri" w:hAnsi="Calibri"/>
          <w:b w:val="0"/>
          <w:sz w:val="22"/>
          <w:szCs w:val="22"/>
          <w:lang w:eastAsia="en-IE"/>
        </w:rPr>
      </w:pPr>
      <w:r w:rsidRPr="004444FD">
        <w:rPr>
          <w:lang w:eastAsia="en-US"/>
        </w:rPr>
        <w:lastRenderedPageBreak/>
        <w:t>6.</w:t>
      </w:r>
      <w:r w:rsidRPr="00076596">
        <w:rPr>
          <w:rFonts w:ascii="Calibri" w:hAnsi="Calibri"/>
          <w:b w:val="0"/>
          <w:sz w:val="22"/>
          <w:szCs w:val="22"/>
          <w:lang w:eastAsia="en-IE"/>
        </w:rPr>
        <w:tab/>
      </w:r>
      <w:r w:rsidRPr="004444FD">
        <w:rPr>
          <w:lang w:eastAsia="en-US"/>
        </w:rPr>
        <w:t>Appendices</w:t>
      </w:r>
      <w:r>
        <w:tab/>
      </w:r>
      <w:r>
        <w:fldChar w:fldCharType="begin"/>
      </w:r>
      <w:r>
        <w:instrText xml:space="preserve"> PAGEREF _Toc343728240 \h </w:instrText>
      </w:r>
      <w:r>
        <w:fldChar w:fldCharType="separate"/>
      </w:r>
      <w:r w:rsidR="00341FA9">
        <w:t>74</w:t>
      </w:r>
      <w:r>
        <w:fldChar w:fldCharType="end"/>
      </w:r>
    </w:p>
    <w:p w14:paraId="1D4CA28A" w14:textId="77777777" w:rsidR="00483970" w:rsidRPr="00076596" w:rsidRDefault="00483970">
      <w:pPr>
        <w:pStyle w:val="TOC2"/>
        <w:tabs>
          <w:tab w:val="left" w:pos="880"/>
          <w:tab w:val="right" w:leader="dot" w:pos="9629"/>
        </w:tabs>
        <w:rPr>
          <w:rFonts w:ascii="Calibri" w:hAnsi="Calibri"/>
          <w:noProof/>
          <w:sz w:val="22"/>
          <w:szCs w:val="22"/>
          <w:lang w:eastAsia="en-IE"/>
        </w:rPr>
      </w:pPr>
      <w:r w:rsidRPr="004444FD">
        <w:rPr>
          <w:noProof/>
        </w:rPr>
        <w:t>6.1</w:t>
      </w:r>
      <w:r w:rsidRPr="00076596">
        <w:rPr>
          <w:rFonts w:ascii="Calibri" w:hAnsi="Calibri"/>
          <w:noProof/>
          <w:sz w:val="22"/>
          <w:szCs w:val="22"/>
          <w:lang w:eastAsia="en-IE"/>
        </w:rPr>
        <w:tab/>
      </w:r>
      <w:r w:rsidRPr="004444FD">
        <w:rPr>
          <w:noProof/>
        </w:rPr>
        <w:t>Appendix 1 – Traffic File Formats</w:t>
      </w:r>
      <w:r>
        <w:rPr>
          <w:noProof/>
        </w:rPr>
        <w:tab/>
      </w:r>
      <w:r>
        <w:rPr>
          <w:noProof/>
        </w:rPr>
        <w:fldChar w:fldCharType="begin"/>
      </w:r>
      <w:r>
        <w:rPr>
          <w:noProof/>
        </w:rPr>
        <w:instrText xml:space="preserve"> PAGEREF _Toc343728241 \h </w:instrText>
      </w:r>
      <w:r>
        <w:rPr>
          <w:noProof/>
        </w:rPr>
      </w:r>
      <w:r>
        <w:rPr>
          <w:noProof/>
        </w:rPr>
        <w:fldChar w:fldCharType="separate"/>
      </w:r>
      <w:r w:rsidR="00341FA9">
        <w:rPr>
          <w:noProof/>
        </w:rPr>
        <w:t>74</w:t>
      </w:r>
      <w:r>
        <w:rPr>
          <w:noProof/>
        </w:rPr>
        <w:fldChar w:fldCharType="end"/>
      </w:r>
    </w:p>
    <w:p w14:paraId="20044BA5" w14:textId="77777777" w:rsidR="00483970" w:rsidRPr="00076596" w:rsidRDefault="00483970">
      <w:pPr>
        <w:pStyle w:val="TOC2"/>
        <w:tabs>
          <w:tab w:val="left" w:pos="880"/>
          <w:tab w:val="right" w:leader="dot" w:pos="9629"/>
        </w:tabs>
        <w:rPr>
          <w:rFonts w:ascii="Calibri" w:hAnsi="Calibri"/>
          <w:noProof/>
          <w:sz w:val="22"/>
          <w:szCs w:val="22"/>
          <w:lang w:eastAsia="en-IE"/>
        </w:rPr>
      </w:pPr>
      <w:r>
        <w:rPr>
          <w:noProof/>
        </w:rPr>
        <w:t>6.2</w:t>
      </w:r>
      <w:r w:rsidRPr="00076596">
        <w:rPr>
          <w:rFonts w:ascii="Calibri" w:hAnsi="Calibri"/>
          <w:noProof/>
          <w:sz w:val="22"/>
          <w:szCs w:val="22"/>
          <w:lang w:eastAsia="en-IE"/>
        </w:rPr>
        <w:tab/>
      </w:r>
      <w:r>
        <w:rPr>
          <w:noProof/>
        </w:rPr>
        <w:t>Appendix 2 – References</w:t>
      </w:r>
      <w:r>
        <w:rPr>
          <w:noProof/>
        </w:rPr>
        <w:tab/>
      </w:r>
      <w:r>
        <w:rPr>
          <w:noProof/>
        </w:rPr>
        <w:fldChar w:fldCharType="begin"/>
      </w:r>
      <w:r>
        <w:rPr>
          <w:noProof/>
        </w:rPr>
        <w:instrText xml:space="preserve"> PAGEREF _Toc343728242 \h </w:instrText>
      </w:r>
      <w:r>
        <w:rPr>
          <w:noProof/>
        </w:rPr>
      </w:r>
      <w:r>
        <w:rPr>
          <w:noProof/>
        </w:rPr>
        <w:fldChar w:fldCharType="separate"/>
      </w:r>
      <w:r w:rsidR="00341FA9">
        <w:rPr>
          <w:noProof/>
        </w:rPr>
        <w:t>77</w:t>
      </w:r>
      <w:r>
        <w:rPr>
          <w:noProof/>
        </w:rPr>
        <w:fldChar w:fldCharType="end"/>
      </w:r>
    </w:p>
    <w:p w14:paraId="5FD6C5AB" w14:textId="77777777" w:rsidR="00B2121B" w:rsidRPr="009E5C44" w:rsidRDefault="00A96BE6" w:rsidP="00B17E6F">
      <w:pPr>
        <w:pStyle w:val="TOC1"/>
        <w:rPr>
          <w:noProof w:val="0"/>
        </w:rPr>
      </w:pPr>
      <w:r w:rsidRPr="009E5C44">
        <w:rPr>
          <w:noProof w:val="0"/>
        </w:rPr>
        <w:fldChar w:fldCharType="end"/>
      </w:r>
    </w:p>
    <w:p w14:paraId="4D6A0AF6" w14:textId="77777777" w:rsidR="00D75307" w:rsidRPr="009E5C44" w:rsidRDefault="00D75307" w:rsidP="002B4B43">
      <w:pPr>
        <w:pStyle w:val="Heading1"/>
        <w:rPr>
          <w:lang w:val="en-IE"/>
        </w:rPr>
      </w:pPr>
      <w:bookmarkStart w:id="0" w:name="_Toc343728213"/>
      <w:r w:rsidRPr="009E5C44">
        <w:rPr>
          <w:lang w:val="en-IE"/>
        </w:rPr>
        <w:lastRenderedPageBreak/>
        <w:t>Introduction</w:t>
      </w:r>
      <w:bookmarkEnd w:id="0"/>
    </w:p>
    <w:p w14:paraId="78335109" w14:textId="77777777" w:rsidR="00BA6B25" w:rsidRPr="009E5C44" w:rsidRDefault="00BC4345" w:rsidP="00DF2F57">
      <w:pPr>
        <w:pStyle w:val="Heading2NoBreak"/>
        <w:rPr>
          <w:lang w:val="en-IE"/>
        </w:rPr>
      </w:pPr>
      <w:bookmarkStart w:id="1" w:name="_Toc343728214"/>
      <w:r w:rsidRPr="009E5C44">
        <w:rPr>
          <w:lang w:val="en-IE"/>
        </w:rPr>
        <w:t xml:space="preserve">The </w:t>
      </w:r>
      <w:proofErr w:type="spellStart"/>
      <w:r w:rsidR="0061764C" w:rsidRPr="009E5C44">
        <w:rPr>
          <w:rFonts w:ascii="Courier New" w:hAnsi="Courier New" w:cs="Courier New"/>
          <w:lang w:val="en-IE"/>
        </w:rPr>
        <w:t>BridgeTrafficLoadSim</w:t>
      </w:r>
      <w:proofErr w:type="spellEnd"/>
      <w:r w:rsidR="0061764C" w:rsidRPr="009E5C44">
        <w:rPr>
          <w:lang w:val="en-IE"/>
        </w:rPr>
        <w:t xml:space="preserve"> </w:t>
      </w:r>
      <w:r w:rsidRPr="009E5C44">
        <w:rPr>
          <w:lang w:val="en-IE"/>
        </w:rPr>
        <w:t>Program</w:t>
      </w:r>
      <w:bookmarkEnd w:id="1"/>
    </w:p>
    <w:p w14:paraId="63B8C605" w14:textId="77777777" w:rsidR="00D368D5" w:rsidRPr="009E5C44" w:rsidRDefault="0061764C" w:rsidP="00D368D5">
      <w:pPr>
        <w:pBdr>
          <w:top w:val="single" w:sz="4" w:space="1" w:color="auto"/>
          <w:left w:val="single" w:sz="4" w:space="4" w:color="auto"/>
          <w:bottom w:val="single" w:sz="4" w:space="1" w:color="auto"/>
          <w:right w:val="single" w:sz="4" w:space="4" w:color="auto"/>
        </w:pBdr>
      </w:pPr>
      <w:proofErr w:type="spellStart"/>
      <w:r w:rsidRPr="009E5C44">
        <w:rPr>
          <w:rFonts w:ascii="Courier New" w:hAnsi="Courier New" w:cs="Courier New"/>
        </w:rPr>
        <w:t>BridgeTrafficLoadSim</w:t>
      </w:r>
      <w:proofErr w:type="spellEnd"/>
      <w:r w:rsidRPr="009E5C44">
        <w:t xml:space="preserve"> </w:t>
      </w:r>
      <w:r w:rsidR="00D368D5" w:rsidRPr="009E5C44">
        <w:t>will be referred to as BTLS hereafter.</w:t>
      </w:r>
    </w:p>
    <w:p w14:paraId="4291A27B" w14:textId="77777777" w:rsidR="00D368D5" w:rsidRPr="009E5C44" w:rsidRDefault="00D368D5" w:rsidP="0061764C"/>
    <w:p w14:paraId="68131B67" w14:textId="77777777" w:rsidR="00D368D5" w:rsidRPr="009E5C44" w:rsidRDefault="00D368D5" w:rsidP="0061764C">
      <w:r w:rsidRPr="009E5C44">
        <w:t>BTLS generates artificial traffic and passes it across bridges determining various load effects. The traffic is generated according to a relatively simple model. There are several built-in influence lines for various load effects, but the user can input their own influence line also. The program outputs various quantities of interest, which are controllable by the user.</w:t>
      </w:r>
    </w:p>
    <w:p w14:paraId="400F2CA3" w14:textId="77777777" w:rsidR="00D368D5" w:rsidRPr="009E5C44" w:rsidRDefault="00D368D5" w:rsidP="0061764C"/>
    <w:p w14:paraId="21304A79" w14:textId="77777777" w:rsidR="00D368D5" w:rsidRPr="009E5C44" w:rsidRDefault="00D368D5" w:rsidP="00935481">
      <w:r w:rsidRPr="009E5C44">
        <w:t>These programs have been in use in DIT and University Colleg</w:t>
      </w:r>
      <w:r w:rsidR="007164F1" w:rsidRPr="009E5C44">
        <w:t>e Dublin over a 10-year period. There have been multiple users, and so exhibit a fair degree of maturity. That is, the user should not get unexpected results when used correctly. Whilst the routines have been thoroughly tested many times, with ongoing changes, it is good practice to satisfy oneself as to the accuracy of the programs. Various forms of output should assist with this process.</w:t>
      </w:r>
    </w:p>
    <w:p w14:paraId="54A5D4F4" w14:textId="77777777" w:rsidR="00D57BDD" w:rsidRPr="009E5C44" w:rsidRDefault="00BC4345" w:rsidP="005E10A4">
      <w:pPr>
        <w:pStyle w:val="Heading2"/>
        <w:rPr>
          <w:lang w:val="en-IE"/>
        </w:rPr>
      </w:pPr>
      <w:bookmarkStart w:id="2" w:name="_Toc343728215"/>
      <w:r w:rsidRPr="009E5C44">
        <w:rPr>
          <w:lang w:val="en-IE"/>
        </w:rPr>
        <w:lastRenderedPageBreak/>
        <w:t>The User Manual</w:t>
      </w:r>
      <w:bookmarkEnd w:id="2"/>
    </w:p>
    <w:p w14:paraId="78E77C0A" w14:textId="77777777" w:rsidR="00693774" w:rsidRPr="009E5C44" w:rsidRDefault="00BC4345" w:rsidP="00BC4345">
      <w:pPr>
        <w:pStyle w:val="Heading3"/>
      </w:pPr>
      <w:r w:rsidRPr="009E5C44">
        <w:t>Purpose</w:t>
      </w:r>
    </w:p>
    <w:p w14:paraId="638E7EF2" w14:textId="77777777" w:rsidR="009F2051" w:rsidRPr="009E5C44" w:rsidRDefault="00987BAC" w:rsidP="0061764C">
      <w:r w:rsidRPr="009E5C44">
        <w:t xml:space="preserve">This User Manual has been written to explain the use of the </w:t>
      </w:r>
      <w:r w:rsidR="00D368D5" w:rsidRPr="009E5C44">
        <w:t xml:space="preserve">BTLS </w:t>
      </w:r>
      <w:r w:rsidRPr="009E5C44">
        <w:t>program, and to explain its capabilities and limitation</w:t>
      </w:r>
      <w:r w:rsidR="00D368D5" w:rsidRPr="009E5C44">
        <w:t>s.</w:t>
      </w:r>
    </w:p>
    <w:p w14:paraId="6CA8F8BB" w14:textId="77777777" w:rsidR="0061764C" w:rsidRPr="009E5C44" w:rsidRDefault="0061764C" w:rsidP="0061764C"/>
    <w:p w14:paraId="295B1093" w14:textId="77777777" w:rsidR="00D2530E" w:rsidRPr="009E5C44" w:rsidRDefault="00D2530E" w:rsidP="00BC4345">
      <w:pPr>
        <w:rPr>
          <w:b/>
        </w:rPr>
      </w:pPr>
      <w:r w:rsidRPr="009E5C44">
        <w:rPr>
          <w:b/>
        </w:rPr>
        <w:t>Notices</w:t>
      </w:r>
    </w:p>
    <w:p w14:paraId="2597ADF2" w14:textId="77777777" w:rsidR="00D2530E" w:rsidRPr="009E5C44" w:rsidRDefault="00D2530E" w:rsidP="00BC4345">
      <w:r w:rsidRPr="009E5C44">
        <w:t>Points of significant importance are denoted as:</w:t>
      </w:r>
    </w:p>
    <w:p w14:paraId="46F8EEE3" w14:textId="77777777" w:rsidR="00D2530E" w:rsidRPr="009E5C44" w:rsidRDefault="00D2530E" w:rsidP="00BC4345">
      <w:r w:rsidRPr="009E5C44">
        <w:tab/>
      </w:r>
      <w:r w:rsidRPr="009E5C44">
        <w:rPr>
          <w:b/>
          <w:color w:val="FF0000"/>
          <w:u w:val="single"/>
          <w:lang w:eastAsia="en-US"/>
        </w:rPr>
        <w:t>Important!</w:t>
      </w:r>
    </w:p>
    <w:p w14:paraId="56F1495D" w14:textId="77777777" w:rsidR="00D2530E" w:rsidRPr="009E5C44" w:rsidRDefault="00D2530E" w:rsidP="00D2530E">
      <w:r w:rsidRPr="009E5C44">
        <w:t>Typically, failure to adhere to these points will result in unexpected behaviour or a program crash.</w:t>
      </w:r>
    </w:p>
    <w:p w14:paraId="019858E5" w14:textId="77777777" w:rsidR="003320BC" w:rsidRPr="009E5C44" w:rsidRDefault="003320BC" w:rsidP="00D2530E"/>
    <w:p w14:paraId="4C96F014" w14:textId="77777777" w:rsidR="00BC4345" w:rsidRPr="009E5C44" w:rsidRDefault="00987BAC" w:rsidP="00BC4345">
      <w:pPr>
        <w:pStyle w:val="Heading3"/>
      </w:pPr>
      <w:r w:rsidRPr="009E5C44">
        <w:br w:type="page"/>
      </w:r>
      <w:r w:rsidR="00BC4345" w:rsidRPr="009E5C44">
        <w:lastRenderedPageBreak/>
        <w:t>Glossary</w:t>
      </w:r>
    </w:p>
    <w:p w14:paraId="55851385" w14:textId="77777777" w:rsidR="00D368D5" w:rsidRPr="009E5C44" w:rsidRDefault="00D368D5" w:rsidP="00D368D5">
      <w:pPr>
        <w:ind w:left="1440" w:hanging="1440"/>
      </w:pPr>
      <w:r w:rsidRPr="009E5C44">
        <w:t>Load Effect</w:t>
      </w:r>
      <w:r w:rsidRPr="009E5C44">
        <w:tab/>
        <w:t>The result of a calculation using any influence line. Total load on the bridge is sometimes referred to as a load effect therefore.</w:t>
      </w:r>
    </w:p>
    <w:p w14:paraId="6D4ABBF7" w14:textId="77777777" w:rsidR="00BC4345" w:rsidRPr="009E5C44" w:rsidRDefault="00A53D25" w:rsidP="003912CD">
      <w:pPr>
        <w:pStyle w:val="Heading2"/>
        <w:rPr>
          <w:lang w:val="en-IE"/>
        </w:rPr>
      </w:pPr>
      <w:bookmarkStart w:id="3" w:name="_Toc343728216"/>
      <w:r>
        <w:rPr>
          <w:lang w:val="en-IE"/>
        </w:rPr>
        <w:lastRenderedPageBreak/>
        <w:t xml:space="preserve">Program </w:t>
      </w:r>
      <w:r w:rsidR="003912CD" w:rsidRPr="009E5C44">
        <w:rPr>
          <w:lang w:val="en-IE"/>
        </w:rPr>
        <w:t>Release History</w:t>
      </w:r>
      <w:bookmarkEnd w:id="3"/>
    </w:p>
    <w:tbl>
      <w:tblPr>
        <w:tblW w:w="0" w:type="auto"/>
        <w:tblInd w:w="108" w:type="dxa"/>
        <w:tblLook w:val="0000" w:firstRow="0" w:lastRow="0" w:firstColumn="0" w:lastColumn="0" w:noHBand="0" w:noVBand="0"/>
      </w:tblPr>
      <w:tblGrid>
        <w:gridCol w:w="1236"/>
        <w:gridCol w:w="1352"/>
        <w:gridCol w:w="6933"/>
      </w:tblGrid>
      <w:tr w:rsidR="003912CD" w:rsidRPr="009E5C44" w14:paraId="7B7CAC57" w14:textId="77777777" w:rsidTr="00140B3B">
        <w:trPr>
          <w:trHeight w:val="531"/>
        </w:trPr>
        <w:tc>
          <w:tcPr>
            <w:tcW w:w="1243" w:type="dxa"/>
            <w:tcBorders>
              <w:left w:val="single" w:sz="4" w:space="0" w:color="auto"/>
              <w:bottom w:val="single" w:sz="4" w:space="0" w:color="auto"/>
              <w:right w:val="single" w:sz="4" w:space="0" w:color="auto"/>
            </w:tcBorders>
            <w:vAlign w:val="center"/>
          </w:tcPr>
          <w:p w14:paraId="6719ED16" w14:textId="77777777" w:rsidR="003912CD" w:rsidRPr="009E5C44" w:rsidRDefault="003912CD" w:rsidP="003912CD">
            <w:pPr>
              <w:spacing w:line="240" w:lineRule="auto"/>
              <w:jc w:val="center"/>
              <w:rPr>
                <w:b/>
              </w:rPr>
            </w:pPr>
            <w:r w:rsidRPr="009E5C44">
              <w:rPr>
                <w:b/>
              </w:rPr>
              <w:t>Version</w:t>
            </w:r>
          </w:p>
        </w:tc>
        <w:tc>
          <w:tcPr>
            <w:tcW w:w="1243" w:type="dxa"/>
            <w:tcBorders>
              <w:left w:val="single" w:sz="4" w:space="0" w:color="auto"/>
              <w:bottom w:val="single" w:sz="4" w:space="0" w:color="auto"/>
              <w:right w:val="single" w:sz="4" w:space="0" w:color="auto"/>
            </w:tcBorders>
            <w:vAlign w:val="center"/>
          </w:tcPr>
          <w:p w14:paraId="68A956A8" w14:textId="77777777" w:rsidR="003912CD" w:rsidRPr="009E5C44" w:rsidRDefault="003912CD" w:rsidP="003912CD">
            <w:pPr>
              <w:spacing w:line="240" w:lineRule="auto"/>
              <w:jc w:val="center"/>
              <w:rPr>
                <w:b/>
              </w:rPr>
            </w:pPr>
            <w:r w:rsidRPr="009E5C44">
              <w:rPr>
                <w:b/>
              </w:rPr>
              <w:t>Date</w:t>
            </w:r>
          </w:p>
        </w:tc>
        <w:tc>
          <w:tcPr>
            <w:tcW w:w="7261" w:type="dxa"/>
            <w:tcBorders>
              <w:left w:val="single" w:sz="4" w:space="0" w:color="auto"/>
              <w:bottom w:val="single" w:sz="4" w:space="0" w:color="auto"/>
              <w:right w:val="single" w:sz="4" w:space="0" w:color="auto"/>
            </w:tcBorders>
            <w:vAlign w:val="center"/>
          </w:tcPr>
          <w:p w14:paraId="436E59ED" w14:textId="77777777" w:rsidR="003912CD" w:rsidRPr="009E5C44" w:rsidRDefault="003912CD" w:rsidP="003912CD">
            <w:pPr>
              <w:spacing w:line="240" w:lineRule="auto"/>
              <w:jc w:val="left"/>
              <w:rPr>
                <w:b/>
              </w:rPr>
            </w:pPr>
            <w:r w:rsidRPr="009E5C44">
              <w:rPr>
                <w:b/>
              </w:rPr>
              <w:t>Description</w:t>
            </w:r>
          </w:p>
        </w:tc>
      </w:tr>
      <w:tr w:rsidR="003912CD" w:rsidRPr="009E5C44" w14:paraId="08669FD2" w14:textId="77777777" w:rsidTr="00140B3B">
        <w:trPr>
          <w:trHeight w:val="431"/>
        </w:trPr>
        <w:tc>
          <w:tcPr>
            <w:tcW w:w="1243" w:type="dxa"/>
            <w:tcBorders>
              <w:top w:val="single" w:sz="4" w:space="0" w:color="auto"/>
              <w:left w:val="single" w:sz="4" w:space="0" w:color="auto"/>
              <w:bottom w:val="dotted" w:sz="4" w:space="0" w:color="auto"/>
              <w:right w:val="single" w:sz="4" w:space="0" w:color="auto"/>
            </w:tcBorders>
          </w:tcPr>
          <w:p w14:paraId="78EC7E3D" w14:textId="77777777" w:rsidR="003912CD" w:rsidRPr="009E5C44" w:rsidRDefault="003912CD" w:rsidP="00793F08">
            <w:pPr>
              <w:spacing w:line="240" w:lineRule="auto"/>
              <w:jc w:val="center"/>
            </w:pPr>
            <w:r w:rsidRPr="009E5C44">
              <w:t>1.0</w:t>
            </w:r>
            <w:r w:rsidR="00D368D5" w:rsidRPr="009E5C44">
              <w:t>.0</w:t>
            </w:r>
          </w:p>
        </w:tc>
        <w:tc>
          <w:tcPr>
            <w:tcW w:w="1243" w:type="dxa"/>
            <w:tcBorders>
              <w:top w:val="single" w:sz="4" w:space="0" w:color="auto"/>
              <w:left w:val="single" w:sz="4" w:space="0" w:color="auto"/>
              <w:bottom w:val="dotted" w:sz="4" w:space="0" w:color="auto"/>
              <w:right w:val="single" w:sz="4" w:space="0" w:color="auto"/>
            </w:tcBorders>
          </w:tcPr>
          <w:p w14:paraId="23B3D516" w14:textId="77777777" w:rsidR="003912CD" w:rsidRPr="009E5C44" w:rsidRDefault="00DE4FBD" w:rsidP="00793F08">
            <w:pPr>
              <w:spacing w:line="240" w:lineRule="auto"/>
              <w:jc w:val="center"/>
            </w:pPr>
            <w:r>
              <w:t>5/7/12</w:t>
            </w:r>
          </w:p>
        </w:tc>
        <w:tc>
          <w:tcPr>
            <w:tcW w:w="7261" w:type="dxa"/>
            <w:tcBorders>
              <w:top w:val="single" w:sz="4" w:space="0" w:color="auto"/>
              <w:left w:val="single" w:sz="4" w:space="0" w:color="auto"/>
              <w:bottom w:val="dotted" w:sz="4" w:space="0" w:color="auto"/>
              <w:right w:val="single" w:sz="4" w:space="0" w:color="auto"/>
            </w:tcBorders>
          </w:tcPr>
          <w:p w14:paraId="45026843" w14:textId="77777777" w:rsidR="003912CD" w:rsidRPr="009E5C44" w:rsidRDefault="003912CD" w:rsidP="00F44160">
            <w:pPr>
              <w:numPr>
                <w:ilvl w:val="0"/>
                <w:numId w:val="8"/>
              </w:numPr>
              <w:spacing w:line="240" w:lineRule="auto"/>
              <w:jc w:val="left"/>
            </w:pPr>
            <w:r w:rsidRPr="009E5C44">
              <w:t>Initial release</w:t>
            </w:r>
            <w:r w:rsidR="00D368D5" w:rsidRPr="009E5C44">
              <w:t xml:space="preserve"> to </w:t>
            </w:r>
            <w:r w:rsidR="00F44160" w:rsidRPr="009E5C44">
              <w:t>international users</w:t>
            </w:r>
          </w:p>
        </w:tc>
      </w:tr>
      <w:tr w:rsidR="003912CD" w:rsidRPr="009E5C44" w14:paraId="16360408"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640DE7B8" w14:textId="77777777" w:rsidR="003912CD" w:rsidRPr="009E5C44" w:rsidRDefault="00DE4FBD" w:rsidP="00793F08">
            <w:pPr>
              <w:spacing w:line="240" w:lineRule="auto"/>
              <w:jc w:val="center"/>
            </w:pPr>
            <w:r>
              <w:t>1.0.1</w:t>
            </w:r>
          </w:p>
        </w:tc>
        <w:tc>
          <w:tcPr>
            <w:tcW w:w="1243" w:type="dxa"/>
            <w:tcBorders>
              <w:top w:val="dotted" w:sz="4" w:space="0" w:color="auto"/>
              <w:left w:val="single" w:sz="4" w:space="0" w:color="auto"/>
              <w:bottom w:val="dotted" w:sz="4" w:space="0" w:color="auto"/>
              <w:right w:val="single" w:sz="4" w:space="0" w:color="auto"/>
            </w:tcBorders>
          </w:tcPr>
          <w:p w14:paraId="047F7309" w14:textId="77777777" w:rsidR="003912CD" w:rsidRPr="009E5C44" w:rsidRDefault="00DE4FBD" w:rsidP="005B7BD3">
            <w:pPr>
              <w:spacing w:line="240" w:lineRule="auto"/>
              <w:jc w:val="center"/>
            </w:pPr>
            <w:r>
              <w:t>2</w:t>
            </w:r>
            <w:r w:rsidR="005B7BD3">
              <w:t>1</w:t>
            </w:r>
            <w:r>
              <w:t>/7/12</w:t>
            </w:r>
          </w:p>
        </w:tc>
        <w:tc>
          <w:tcPr>
            <w:tcW w:w="7261" w:type="dxa"/>
            <w:tcBorders>
              <w:top w:val="dotted" w:sz="4" w:space="0" w:color="auto"/>
              <w:left w:val="single" w:sz="4" w:space="0" w:color="auto"/>
              <w:bottom w:val="dotted" w:sz="4" w:space="0" w:color="auto"/>
              <w:right w:val="single" w:sz="4" w:space="0" w:color="auto"/>
            </w:tcBorders>
          </w:tcPr>
          <w:p w14:paraId="286CD70B" w14:textId="77777777" w:rsidR="00B24EA0" w:rsidRDefault="00B24EA0" w:rsidP="00DE4FBD">
            <w:pPr>
              <w:numPr>
                <w:ilvl w:val="0"/>
                <w:numId w:val="8"/>
              </w:numPr>
              <w:spacing w:line="240" w:lineRule="auto"/>
              <w:jc w:val="left"/>
            </w:pPr>
            <w:r>
              <w:t>Added version number on screen output</w:t>
            </w:r>
          </w:p>
          <w:p w14:paraId="7282925E" w14:textId="77777777" w:rsidR="003912CD" w:rsidRPr="009E5C44" w:rsidRDefault="00DE4FBD" w:rsidP="00DE4FBD">
            <w:pPr>
              <w:numPr>
                <w:ilvl w:val="0"/>
                <w:numId w:val="8"/>
              </w:numPr>
              <w:spacing w:line="240" w:lineRule="auto"/>
              <w:jc w:val="left"/>
            </w:pPr>
            <w:r>
              <w:t xml:space="preserve">Fixed problem with </w:t>
            </w:r>
            <w:proofErr w:type="spellStart"/>
            <w:r>
              <w:t>AllEvents</w:t>
            </w:r>
            <w:proofErr w:type="spellEnd"/>
            <w:r>
              <w:t xml:space="preserve"> output – it now outputs the last unfilled buffer properly.</w:t>
            </w:r>
          </w:p>
        </w:tc>
      </w:tr>
      <w:tr w:rsidR="005B7BD3" w:rsidRPr="009E5C44" w14:paraId="6B973CE5" w14:textId="77777777" w:rsidTr="00140B3B">
        <w:trPr>
          <w:trHeight w:val="769"/>
        </w:trPr>
        <w:tc>
          <w:tcPr>
            <w:tcW w:w="1243" w:type="dxa"/>
            <w:tcBorders>
              <w:top w:val="dotted" w:sz="4" w:space="0" w:color="auto"/>
              <w:left w:val="single" w:sz="4" w:space="0" w:color="auto"/>
              <w:bottom w:val="dotted" w:sz="4" w:space="0" w:color="auto"/>
              <w:right w:val="single" w:sz="4" w:space="0" w:color="auto"/>
            </w:tcBorders>
          </w:tcPr>
          <w:p w14:paraId="31455F54" w14:textId="77777777" w:rsidR="005B7BD3" w:rsidRDefault="005B7BD3" w:rsidP="00793F08">
            <w:pPr>
              <w:spacing w:line="240" w:lineRule="auto"/>
              <w:jc w:val="center"/>
            </w:pPr>
            <w:r>
              <w:t>1.0.2</w:t>
            </w:r>
          </w:p>
        </w:tc>
        <w:tc>
          <w:tcPr>
            <w:tcW w:w="1243" w:type="dxa"/>
            <w:tcBorders>
              <w:top w:val="dotted" w:sz="4" w:space="0" w:color="auto"/>
              <w:left w:val="single" w:sz="4" w:space="0" w:color="auto"/>
              <w:bottom w:val="dotted" w:sz="4" w:space="0" w:color="auto"/>
              <w:right w:val="single" w:sz="4" w:space="0" w:color="auto"/>
            </w:tcBorders>
          </w:tcPr>
          <w:p w14:paraId="4D66EABD" w14:textId="77777777" w:rsidR="005B7BD3" w:rsidRDefault="005B7BD3" w:rsidP="005B7BD3">
            <w:pPr>
              <w:spacing w:line="240" w:lineRule="auto"/>
              <w:jc w:val="center"/>
            </w:pPr>
            <w:r>
              <w:t>24/7/12</w:t>
            </w:r>
          </w:p>
        </w:tc>
        <w:tc>
          <w:tcPr>
            <w:tcW w:w="7261" w:type="dxa"/>
            <w:tcBorders>
              <w:top w:val="dotted" w:sz="4" w:space="0" w:color="auto"/>
              <w:left w:val="single" w:sz="4" w:space="0" w:color="auto"/>
              <w:bottom w:val="dotted" w:sz="4" w:space="0" w:color="auto"/>
              <w:right w:val="single" w:sz="4" w:space="0" w:color="auto"/>
            </w:tcBorders>
          </w:tcPr>
          <w:p w14:paraId="00482A9B" w14:textId="77777777" w:rsidR="005B7BD3" w:rsidRDefault="005B7BD3" w:rsidP="005B7BD3">
            <w:pPr>
              <w:numPr>
                <w:ilvl w:val="0"/>
                <w:numId w:val="8"/>
              </w:numPr>
              <w:spacing w:line="240" w:lineRule="auto"/>
              <w:jc w:val="left"/>
            </w:pPr>
            <w:r w:rsidRPr="005B7BD3">
              <w:t xml:space="preserve">Added a </w:t>
            </w:r>
            <w:proofErr w:type="spellStart"/>
            <w:r w:rsidRPr="005B7BD3">
              <w:t>FatigueEvents</w:t>
            </w:r>
            <w:proofErr w:type="spellEnd"/>
            <w:r w:rsidRPr="005B7BD3">
              <w:t xml:space="preserve"> output file type with max and min values of loading events in it. Only output if </w:t>
            </w:r>
            <w:proofErr w:type="spellStart"/>
            <w:r w:rsidRPr="005B7BD3">
              <w:t>AllEvents</w:t>
            </w:r>
            <w:proofErr w:type="spellEnd"/>
            <w:r w:rsidRPr="005B7BD3">
              <w:t xml:space="preserve"> is output - temp</w:t>
            </w:r>
            <w:r w:rsidR="00837FBF">
              <w:t>orarily</w:t>
            </w:r>
          </w:p>
        </w:tc>
      </w:tr>
      <w:tr w:rsidR="005B7BD3" w:rsidRPr="009E5C44" w14:paraId="2648BC1F"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4080D10" w14:textId="77777777" w:rsidR="005B7BD3" w:rsidRDefault="005B7BD3" w:rsidP="009B7FB4">
            <w:pPr>
              <w:spacing w:line="240" w:lineRule="auto"/>
              <w:jc w:val="center"/>
            </w:pPr>
            <w:r>
              <w:t>1.0.3</w:t>
            </w:r>
          </w:p>
        </w:tc>
        <w:tc>
          <w:tcPr>
            <w:tcW w:w="1243" w:type="dxa"/>
            <w:tcBorders>
              <w:top w:val="dotted" w:sz="4" w:space="0" w:color="auto"/>
              <w:left w:val="single" w:sz="4" w:space="0" w:color="auto"/>
              <w:bottom w:val="dotted" w:sz="4" w:space="0" w:color="auto"/>
              <w:right w:val="single" w:sz="4" w:space="0" w:color="auto"/>
            </w:tcBorders>
          </w:tcPr>
          <w:p w14:paraId="63E9E804" w14:textId="77777777" w:rsidR="005B7BD3" w:rsidRDefault="005B7BD3" w:rsidP="005B7BD3">
            <w:pPr>
              <w:spacing w:line="240" w:lineRule="auto"/>
              <w:jc w:val="center"/>
            </w:pPr>
            <w:r>
              <w:t>27/7/12</w:t>
            </w:r>
          </w:p>
        </w:tc>
        <w:tc>
          <w:tcPr>
            <w:tcW w:w="7261" w:type="dxa"/>
            <w:tcBorders>
              <w:top w:val="dotted" w:sz="4" w:space="0" w:color="auto"/>
              <w:left w:val="single" w:sz="4" w:space="0" w:color="auto"/>
              <w:bottom w:val="dotted" w:sz="4" w:space="0" w:color="auto"/>
              <w:right w:val="single" w:sz="4" w:space="0" w:color="auto"/>
            </w:tcBorders>
          </w:tcPr>
          <w:p w14:paraId="1F76CD0D" w14:textId="77777777" w:rsidR="005B7BD3" w:rsidRDefault="005B7BD3" w:rsidP="005B7BD3">
            <w:pPr>
              <w:numPr>
                <w:ilvl w:val="0"/>
                <w:numId w:val="8"/>
              </w:numPr>
              <w:spacing w:line="240" w:lineRule="auto"/>
              <w:jc w:val="left"/>
            </w:pPr>
            <w:r>
              <w:t xml:space="preserve">Bug fix: truck departures not always correctly calculated - fixed using 1e300 for </w:t>
            </w:r>
            <w:proofErr w:type="spellStart"/>
            <w:r>
              <w:t>timeOff</w:t>
            </w:r>
            <w:proofErr w:type="spellEnd"/>
            <w:r>
              <w:t xml:space="preserve"> variables.</w:t>
            </w:r>
          </w:p>
          <w:p w14:paraId="2BA53F45" w14:textId="77777777" w:rsidR="005B7BD3" w:rsidRDefault="005B7BD3" w:rsidP="005B7BD3">
            <w:pPr>
              <w:numPr>
                <w:ilvl w:val="0"/>
                <w:numId w:val="8"/>
              </w:numPr>
              <w:spacing w:line="240" w:lineRule="auto"/>
              <w:jc w:val="left"/>
            </w:pPr>
            <w:r>
              <w:t>Bug fix: reading single lane vehicle files caused crash - fixed.</w:t>
            </w:r>
          </w:p>
          <w:p w14:paraId="7D7901D8" w14:textId="77777777" w:rsidR="005B7BD3" w:rsidRDefault="005B7BD3" w:rsidP="005B7BD3">
            <w:pPr>
              <w:numPr>
                <w:ilvl w:val="0"/>
                <w:numId w:val="8"/>
              </w:numPr>
              <w:spacing w:line="240" w:lineRule="auto"/>
              <w:jc w:val="left"/>
            </w:pPr>
            <w:r>
              <w:t>Minor console output changes for more user information</w:t>
            </w:r>
          </w:p>
        </w:tc>
      </w:tr>
      <w:tr w:rsidR="005B7BD3" w:rsidRPr="009E5C44" w14:paraId="2C726C0C"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F65C674" w14:textId="77777777" w:rsidR="005B7BD3" w:rsidRDefault="005B7BD3" w:rsidP="009B7FB4">
            <w:pPr>
              <w:spacing w:line="240" w:lineRule="auto"/>
              <w:jc w:val="center"/>
            </w:pPr>
            <w:r>
              <w:t>1.0.4</w:t>
            </w:r>
          </w:p>
        </w:tc>
        <w:tc>
          <w:tcPr>
            <w:tcW w:w="1243" w:type="dxa"/>
            <w:tcBorders>
              <w:top w:val="dotted" w:sz="4" w:space="0" w:color="auto"/>
              <w:left w:val="single" w:sz="4" w:space="0" w:color="auto"/>
              <w:bottom w:val="dotted" w:sz="4" w:space="0" w:color="auto"/>
              <w:right w:val="single" w:sz="4" w:space="0" w:color="auto"/>
            </w:tcBorders>
          </w:tcPr>
          <w:p w14:paraId="0E7B3E24" w14:textId="77777777" w:rsidR="005B7BD3" w:rsidRDefault="000A6A97" w:rsidP="009B7FB4">
            <w:pPr>
              <w:spacing w:line="240" w:lineRule="auto"/>
              <w:jc w:val="center"/>
            </w:pPr>
            <w:r>
              <w:t>13</w:t>
            </w:r>
            <w:r w:rsidR="005B7BD3">
              <w:t>/8/12</w:t>
            </w:r>
          </w:p>
        </w:tc>
        <w:tc>
          <w:tcPr>
            <w:tcW w:w="7261" w:type="dxa"/>
            <w:tcBorders>
              <w:top w:val="dotted" w:sz="4" w:space="0" w:color="auto"/>
              <w:left w:val="single" w:sz="4" w:space="0" w:color="auto"/>
              <w:bottom w:val="dotted" w:sz="4" w:space="0" w:color="auto"/>
              <w:right w:val="single" w:sz="4" w:space="0" w:color="auto"/>
            </w:tcBorders>
          </w:tcPr>
          <w:p w14:paraId="290B9112" w14:textId="77777777" w:rsidR="005B7BD3" w:rsidRDefault="005B7BD3" w:rsidP="005B7BD3">
            <w:pPr>
              <w:numPr>
                <w:ilvl w:val="0"/>
                <w:numId w:val="8"/>
              </w:numPr>
              <w:spacing w:line="240" w:lineRule="auto"/>
              <w:jc w:val="left"/>
            </w:pPr>
            <w:r>
              <w:t>Console output for missing files.</w:t>
            </w:r>
          </w:p>
          <w:p w14:paraId="3BC91689" w14:textId="77777777" w:rsidR="005B7BD3" w:rsidRDefault="005B7BD3" w:rsidP="000A6A97">
            <w:pPr>
              <w:numPr>
                <w:ilvl w:val="0"/>
                <w:numId w:val="8"/>
              </w:numPr>
              <w:spacing w:line="240" w:lineRule="auto"/>
              <w:jc w:val="left"/>
            </w:pPr>
            <w:r>
              <w:t>Bug fix: reading multiple lane vehicle files crashed following v1.0.3 fix for single lanes!</w:t>
            </w:r>
          </w:p>
        </w:tc>
      </w:tr>
      <w:tr w:rsidR="000A6A97" w:rsidRPr="009E5C44" w14:paraId="1BF7C850" w14:textId="77777777" w:rsidTr="00621F7E">
        <w:trPr>
          <w:trHeight w:val="769"/>
        </w:trPr>
        <w:tc>
          <w:tcPr>
            <w:tcW w:w="1243" w:type="dxa"/>
            <w:tcBorders>
              <w:top w:val="dotted" w:sz="4" w:space="0" w:color="auto"/>
              <w:left w:val="single" w:sz="4" w:space="0" w:color="auto"/>
              <w:bottom w:val="dotted" w:sz="4" w:space="0" w:color="auto"/>
              <w:right w:val="single" w:sz="4" w:space="0" w:color="auto"/>
            </w:tcBorders>
          </w:tcPr>
          <w:p w14:paraId="3CA7DFE0" w14:textId="77777777" w:rsidR="000A6A97" w:rsidRDefault="000A6A97" w:rsidP="00621F7E">
            <w:pPr>
              <w:spacing w:line="240" w:lineRule="auto"/>
              <w:jc w:val="center"/>
            </w:pPr>
            <w:r>
              <w:t>1.0.5</w:t>
            </w:r>
          </w:p>
        </w:tc>
        <w:tc>
          <w:tcPr>
            <w:tcW w:w="1243" w:type="dxa"/>
            <w:tcBorders>
              <w:top w:val="dotted" w:sz="4" w:space="0" w:color="auto"/>
              <w:left w:val="single" w:sz="4" w:space="0" w:color="auto"/>
              <w:bottom w:val="dotted" w:sz="4" w:space="0" w:color="auto"/>
              <w:right w:val="single" w:sz="4" w:space="0" w:color="auto"/>
            </w:tcBorders>
          </w:tcPr>
          <w:p w14:paraId="0F447436" w14:textId="77777777" w:rsidR="000A6A97" w:rsidRDefault="000A6A97" w:rsidP="00621F7E">
            <w:pPr>
              <w:spacing w:line="240" w:lineRule="auto"/>
              <w:jc w:val="center"/>
            </w:pPr>
            <w:r>
              <w:t>27/8/12</w:t>
            </w:r>
          </w:p>
        </w:tc>
        <w:tc>
          <w:tcPr>
            <w:tcW w:w="7261" w:type="dxa"/>
            <w:tcBorders>
              <w:top w:val="dotted" w:sz="4" w:space="0" w:color="auto"/>
              <w:left w:val="single" w:sz="4" w:space="0" w:color="auto"/>
              <w:bottom w:val="dotted" w:sz="4" w:space="0" w:color="auto"/>
              <w:right w:val="single" w:sz="4" w:space="0" w:color="auto"/>
            </w:tcBorders>
          </w:tcPr>
          <w:p w14:paraId="502AFB4E" w14:textId="77777777" w:rsidR="000A6A97" w:rsidRDefault="000A6A97" w:rsidP="00621F7E">
            <w:pPr>
              <w:numPr>
                <w:ilvl w:val="0"/>
                <w:numId w:val="8"/>
              </w:numPr>
              <w:spacing w:line="240" w:lineRule="auto"/>
              <w:jc w:val="left"/>
            </w:pPr>
            <w:r>
              <w:t>S</w:t>
            </w:r>
            <w:r w:rsidRPr="008861F3">
              <w:t>eparate discrete influence lines now possible for each lane (IL option 2</w:t>
            </w:r>
            <w:r>
              <w:t xml:space="preserve"> in bridge definition file</w:t>
            </w:r>
            <w:r w:rsidRPr="008861F3">
              <w:t>).</w:t>
            </w:r>
          </w:p>
        </w:tc>
      </w:tr>
      <w:tr w:rsidR="005B7BD3" w:rsidRPr="009E5C44" w14:paraId="0640308A"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0BCC6AE6" w14:textId="77777777" w:rsidR="005B7BD3" w:rsidRDefault="00206B8A" w:rsidP="009B7FB4">
            <w:pPr>
              <w:spacing w:line="240" w:lineRule="auto"/>
              <w:jc w:val="center"/>
            </w:pPr>
            <w:r>
              <w:t>1.1.0</w:t>
            </w:r>
          </w:p>
        </w:tc>
        <w:tc>
          <w:tcPr>
            <w:tcW w:w="1243" w:type="dxa"/>
            <w:tcBorders>
              <w:top w:val="dotted" w:sz="4" w:space="0" w:color="auto"/>
              <w:left w:val="single" w:sz="4" w:space="0" w:color="auto"/>
              <w:bottom w:val="dotted" w:sz="4" w:space="0" w:color="auto"/>
              <w:right w:val="single" w:sz="4" w:space="0" w:color="auto"/>
            </w:tcBorders>
          </w:tcPr>
          <w:p w14:paraId="3C2DB81F" w14:textId="77777777" w:rsidR="005B7BD3" w:rsidRDefault="00206B8A" w:rsidP="009B7FB4">
            <w:pPr>
              <w:spacing w:line="240" w:lineRule="auto"/>
              <w:jc w:val="center"/>
            </w:pPr>
            <w:r>
              <w:t>27/10/12</w:t>
            </w:r>
          </w:p>
        </w:tc>
        <w:tc>
          <w:tcPr>
            <w:tcW w:w="7261" w:type="dxa"/>
            <w:tcBorders>
              <w:top w:val="dotted" w:sz="4" w:space="0" w:color="auto"/>
              <w:left w:val="single" w:sz="4" w:space="0" w:color="auto"/>
              <w:bottom w:val="dotted" w:sz="4" w:space="0" w:color="auto"/>
              <w:right w:val="single" w:sz="4" w:space="0" w:color="auto"/>
            </w:tcBorders>
          </w:tcPr>
          <w:p w14:paraId="40FD4A70" w14:textId="77777777" w:rsidR="00206B8A" w:rsidRDefault="00206B8A" w:rsidP="00206B8A">
            <w:pPr>
              <w:numPr>
                <w:ilvl w:val="0"/>
                <w:numId w:val="8"/>
              </w:numPr>
              <w:spacing w:line="240" w:lineRule="auto"/>
              <w:jc w:val="left"/>
            </w:pPr>
            <w:r>
              <w:t>Peaks over Threshold output</w:t>
            </w:r>
          </w:p>
          <w:p w14:paraId="501D87F9" w14:textId="77777777" w:rsidR="00206B8A" w:rsidRDefault="00206B8A" w:rsidP="00206B8A">
            <w:pPr>
              <w:numPr>
                <w:ilvl w:val="0"/>
                <w:numId w:val="8"/>
              </w:numPr>
              <w:spacing w:line="240" w:lineRule="auto"/>
              <w:jc w:val="left"/>
            </w:pPr>
            <w:r>
              <w:t>Basic statistics output</w:t>
            </w:r>
          </w:p>
          <w:p w14:paraId="17F63AC5" w14:textId="77777777" w:rsidR="00206B8A" w:rsidRDefault="00206B8A" w:rsidP="00206B8A">
            <w:pPr>
              <w:numPr>
                <w:ilvl w:val="0"/>
                <w:numId w:val="8"/>
              </w:numPr>
              <w:spacing w:line="240" w:lineRule="auto"/>
              <w:jc w:val="left"/>
            </w:pPr>
            <w:r>
              <w:t>Created inheritance structure for output types</w:t>
            </w:r>
          </w:p>
          <w:p w14:paraId="5C394CD7" w14:textId="77777777" w:rsidR="00206B8A" w:rsidRDefault="00206B8A" w:rsidP="00206B8A">
            <w:pPr>
              <w:numPr>
                <w:ilvl w:val="0"/>
                <w:numId w:val="8"/>
              </w:numPr>
              <w:spacing w:line="240" w:lineRule="auto"/>
              <w:jc w:val="left"/>
            </w:pPr>
            <w:r>
              <w:t>Flow Data statistics output</w:t>
            </w:r>
          </w:p>
          <w:p w14:paraId="1D45B391" w14:textId="77777777" w:rsidR="00206B8A" w:rsidRDefault="00206B8A" w:rsidP="00206B8A">
            <w:pPr>
              <w:numPr>
                <w:ilvl w:val="0"/>
                <w:numId w:val="8"/>
              </w:numPr>
              <w:spacing w:line="240" w:lineRule="auto"/>
              <w:jc w:val="left"/>
            </w:pPr>
            <w:r>
              <w:t xml:space="preserve">Restructured the </w:t>
            </w:r>
            <w:proofErr w:type="spellStart"/>
            <w:r>
              <w:t>BTLSin</w:t>
            </w:r>
            <w:proofErr w:type="spellEnd"/>
            <w:r>
              <w:t xml:space="preserve"> file</w:t>
            </w:r>
          </w:p>
          <w:p w14:paraId="160684E4" w14:textId="77777777" w:rsidR="00206B8A" w:rsidRDefault="00206B8A" w:rsidP="00206B8A">
            <w:pPr>
              <w:numPr>
                <w:ilvl w:val="0"/>
                <w:numId w:val="8"/>
              </w:numPr>
              <w:spacing w:line="240" w:lineRule="auto"/>
              <w:jc w:val="left"/>
            </w:pPr>
            <w:r>
              <w:t>Fixed some bugs, especially one on flow generation</w:t>
            </w:r>
          </w:p>
          <w:p w14:paraId="1324CFAF" w14:textId="77777777" w:rsidR="005B7BD3" w:rsidRDefault="00206B8A" w:rsidP="00206B8A">
            <w:pPr>
              <w:numPr>
                <w:ilvl w:val="0"/>
                <w:numId w:val="8"/>
              </w:numPr>
              <w:spacing w:line="240" w:lineRule="auto"/>
              <w:jc w:val="left"/>
            </w:pPr>
            <w:r>
              <w:t>Renamed output files for consistency</w:t>
            </w:r>
          </w:p>
        </w:tc>
      </w:tr>
      <w:tr w:rsidR="005B7BD3" w:rsidRPr="009E5C44" w14:paraId="6D9FAB6E"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6792C7F1" w14:textId="77777777" w:rsidR="005B7BD3" w:rsidRDefault="00B75BF3" w:rsidP="009B7FB4">
            <w:pPr>
              <w:spacing w:line="240" w:lineRule="auto"/>
              <w:jc w:val="center"/>
            </w:pPr>
            <w:r>
              <w:t>1.2.0</w:t>
            </w:r>
          </w:p>
        </w:tc>
        <w:tc>
          <w:tcPr>
            <w:tcW w:w="1243" w:type="dxa"/>
            <w:tcBorders>
              <w:top w:val="dotted" w:sz="4" w:space="0" w:color="auto"/>
              <w:left w:val="single" w:sz="4" w:space="0" w:color="auto"/>
              <w:bottom w:val="dotted" w:sz="4" w:space="0" w:color="auto"/>
              <w:right w:val="single" w:sz="4" w:space="0" w:color="auto"/>
            </w:tcBorders>
          </w:tcPr>
          <w:p w14:paraId="050D5008" w14:textId="77777777" w:rsidR="005B7BD3" w:rsidRDefault="00B72D91" w:rsidP="009B7FB4">
            <w:pPr>
              <w:spacing w:line="240" w:lineRule="auto"/>
              <w:jc w:val="center"/>
            </w:pPr>
            <w:r>
              <w:t>28/11/12</w:t>
            </w:r>
          </w:p>
        </w:tc>
        <w:tc>
          <w:tcPr>
            <w:tcW w:w="7261" w:type="dxa"/>
            <w:tcBorders>
              <w:top w:val="dotted" w:sz="4" w:space="0" w:color="auto"/>
              <w:left w:val="single" w:sz="4" w:space="0" w:color="auto"/>
              <w:bottom w:val="dotted" w:sz="4" w:space="0" w:color="auto"/>
              <w:right w:val="single" w:sz="4" w:space="0" w:color="auto"/>
            </w:tcBorders>
          </w:tcPr>
          <w:p w14:paraId="6AC3F076" w14:textId="77777777" w:rsidR="005B7BD3" w:rsidRDefault="00E573E5" w:rsidP="009B7FB4">
            <w:pPr>
              <w:numPr>
                <w:ilvl w:val="0"/>
                <w:numId w:val="8"/>
              </w:numPr>
              <w:spacing w:line="240" w:lineRule="auto"/>
              <w:jc w:val="left"/>
            </w:pPr>
            <w:r>
              <w:t>Added Influence Surface (IS) calculations</w:t>
            </w:r>
          </w:p>
          <w:p w14:paraId="79ECC97D" w14:textId="77777777" w:rsidR="00E573E5" w:rsidRDefault="00E573E5" w:rsidP="009B7FB4">
            <w:pPr>
              <w:numPr>
                <w:ilvl w:val="0"/>
                <w:numId w:val="8"/>
              </w:numPr>
              <w:spacing w:line="240" w:lineRule="auto"/>
              <w:jc w:val="left"/>
            </w:pPr>
            <w:r>
              <w:t xml:space="preserve">Amended </w:t>
            </w:r>
            <w:proofErr w:type="spellStart"/>
            <w:r>
              <w:t>BTLSin</w:t>
            </w:r>
            <w:proofErr w:type="spellEnd"/>
            <w:r>
              <w:t xml:space="preserve"> file structure accordingly</w:t>
            </w:r>
          </w:p>
          <w:p w14:paraId="0BFAAC76" w14:textId="77777777" w:rsidR="00E573E5" w:rsidRDefault="00E573E5" w:rsidP="00B72D91">
            <w:pPr>
              <w:numPr>
                <w:ilvl w:val="0"/>
                <w:numId w:val="8"/>
              </w:numPr>
              <w:spacing w:line="240" w:lineRule="auto"/>
              <w:jc w:val="left"/>
            </w:pPr>
            <w:r>
              <w:t>Added new file structure – DITIS for ISs</w:t>
            </w:r>
            <w:r w:rsidR="00B72D91">
              <w:t xml:space="preserve">, </w:t>
            </w:r>
            <w:r w:rsidR="00B72D91" w:rsidRPr="00B72D91">
              <w:t>including wheel track width for each axle</w:t>
            </w:r>
          </w:p>
          <w:p w14:paraId="2AB6DBA6" w14:textId="77777777" w:rsidR="00E573E5" w:rsidRDefault="00E573E5" w:rsidP="00E573E5">
            <w:pPr>
              <w:numPr>
                <w:ilvl w:val="0"/>
                <w:numId w:val="8"/>
              </w:numPr>
              <w:spacing w:line="240" w:lineRule="auto"/>
              <w:jc w:val="left"/>
            </w:pPr>
            <w:r w:rsidRPr="00E573E5">
              <w:t xml:space="preserve">Added POT counter file output and input specs in </w:t>
            </w:r>
            <w:proofErr w:type="spellStart"/>
            <w:r w:rsidRPr="00E573E5">
              <w:t>BTLSin</w:t>
            </w:r>
            <w:proofErr w:type="spellEnd"/>
          </w:p>
          <w:p w14:paraId="44152C4C" w14:textId="77777777" w:rsidR="00B72D91" w:rsidRDefault="00B72D91" w:rsidP="00B72D91">
            <w:pPr>
              <w:numPr>
                <w:ilvl w:val="0"/>
                <w:numId w:val="8"/>
              </w:numPr>
              <w:spacing w:line="240" w:lineRule="auto"/>
              <w:jc w:val="left"/>
            </w:pPr>
            <w:r w:rsidRPr="00B72D91">
              <w:t>Program can now run without IL or IS files being present in folder, once not required.</w:t>
            </w:r>
          </w:p>
          <w:p w14:paraId="7B5133E7" w14:textId="77777777" w:rsidR="00B72D91" w:rsidRDefault="00B72D91" w:rsidP="00B72D91">
            <w:pPr>
              <w:numPr>
                <w:ilvl w:val="0"/>
                <w:numId w:val="8"/>
              </w:numPr>
              <w:spacing w:line="240" w:lineRule="auto"/>
              <w:jc w:val="left"/>
            </w:pPr>
            <w:r w:rsidRPr="00B72D91">
              <w:t>Added option for vehicle output file format</w:t>
            </w:r>
          </w:p>
          <w:p w14:paraId="75410C04" w14:textId="77777777" w:rsidR="00B72D91" w:rsidRDefault="00B72D91" w:rsidP="00B72D91">
            <w:pPr>
              <w:numPr>
                <w:ilvl w:val="0"/>
                <w:numId w:val="8"/>
              </w:numPr>
              <w:spacing w:line="240" w:lineRule="auto"/>
              <w:jc w:val="left"/>
            </w:pPr>
            <w:r w:rsidRPr="00B72D91">
              <w:t xml:space="preserve">Traffic folder location now can be specified in </w:t>
            </w:r>
            <w:proofErr w:type="spellStart"/>
            <w:r w:rsidRPr="00B72D91">
              <w:t>BTLSin</w:t>
            </w:r>
            <w:proofErr w:type="spellEnd"/>
          </w:p>
          <w:p w14:paraId="5B76F342" w14:textId="77777777" w:rsidR="00A53D25" w:rsidRDefault="00A53D25" w:rsidP="00A53D25">
            <w:pPr>
              <w:numPr>
                <w:ilvl w:val="0"/>
                <w:numId w:val="8"/>
              </w:numPr>
              <w:spacing w:line="240" w:lineRule="auto"/>
              <w:jc w:val="left"/>
            </w:pPr>
            <w:r w:rsidRPr="00B72D91">
              <w:lastRenderedPageBreak/>
              <w:t>Updated generation of tri-modal-normal distributions to include deterministic and single-generation value</w:t>
            </w:r>
            <w:r>
              <w:t xml:space="preserve"> for axle track widths</w:t>
            </w:r>
          </w:p>
          <w:p w14:paraId="7D5F03EA" w14:textId="77777777" w:rsidR="00A53D25" w:rsidRDefault="00A53D25" w:rsidP="00A53D25">
            <w:pPr>
              <w:numPr>
                <w:ilvl w:val="0"/>
                <w:numId w:val="8"/>
              </w:numPr>
              <w:spacing w:line="240" w:lineRule="auto"/>
              <w:jc w:val="left"/>
            </w:pPr>
            <w:r w:rsidRPr="00B72D91">
              <w:t xml:space="preserve">Added transverse position in lane variability through </w:t>
            </w:r>
            <w:proofErr w:type="spellStart"/>
            <w:r w:rsidRPr="00B72D91">
              <w:t>BTLSin</w:t>
            </w:r>
            <w:proofErr w:type="spellEnd"/>
          </w:p>
          <w:p w14:paraId="41261926" w14:textId="77777777" w:rsidR="00A53D25" w:rsidRDefault="00A53D25" w:rsidP="00A53D25">
            <w:pPr>
              <w:numPr>
                <w:ilvl w:val="0"/>
                <w:numId w:val="8"/>
              </w:numPr>
              <w:spacing w:line="240" w:lineRule="auto"/>
              <w:jc w:val="left"/>
            </w:pPr>
            <w:r w:rsidRPr="00B72D91">
              <w:t>Added transverse axle track width generation file (ATW.csv) input and default value options</w:t>
            </w:r>
          </w:p>
        </w:tc>
      </w:tr>
      <w:tr w:rsidR="00A53D25" w:rsidRPr="009E5C44" w14:paraId="69611CB0"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18098FE" w14:textId="77777777" w:rsidR="00A53D25" w:rsidRDefault="007A68DA" w:rsidP="009B7FB4">
            <w:pPr>
              <w:spacing w:line="240" w:lineRule="auto"/>
              <w:jc w:val="center"/>
            </w:pPr>
            <w:r>
              <w:lastRenderedPageBreak/>
              <w:t>1.2.1</w:t>
            </w:r>
          </w:p>
        </w:tc>
        <w:tc>
          <w:tcPr>
            <w:tcW w:w="1243" w:type="dxa"/>
            <w:tcBorders>
              <w:top w:val="dotted" w:sz="4" w:space="0" w:color="auto"/>
              <w:left w:val="single" w:sz="4" w:space="0" w:color="auto"/>
              <w:bottom w:val="dotted" w:sz="4" w:space="0" w:color="auto"/>
              <w:right w:val="single" w:sz="4" w:space="0" w:color="auto"/>
            </w:tcBorders>
          </w:tcPr>
          <w:p w14:paraId="5D7A0FD4" w14:textId="77777777" w:rsidR="00A53D25" w:rsidRDefault="007A68DA" w:rsidP="009B7FB4">
            <w:pPr>
              <w:spacing w:line="240" w:lineRule="auto"/>
              <w:jc w:val="center"/>
            </w:pPr>
            <w:r>
              <w:t>20/12/12</w:t>
            </w:r>
          </w:p>
        </w:tc>
        <w:tc>
          <w:tcPr>
            <w:tcW w:w="7261" w:type="dxa"/>
            <w:tcBorders>
              <w:top w:val="dotted" w:sz="4" w:space="0" w:color="auto"/>
              <w:left w:val="single" w:sz="4" w:space="0" w:color="auto"/>
              <w:bottom w:val="dotted" w:sz="4" w:space="0" w:color="auto"/>
              <w:right w:val="single" w:sz="4" w:space="0" w:color="auto"/>
            </w:tcBorders>
          </w:tcPr>
          <w:p w14:paraId="2EBE23C4" w14:textId="77777777" w:rsidR="00A53D25" w:rsidRDefault="006A4401" w:rsidP="00B72D91">
            <w:pPr>
              <w:numPr>
                <w:ilvl w:val="0"/>
                <w:numId w:val="8"/>
              </w:numPr>
              <w:spacing w:line="240" w:lineRule="auto"/>
              <w:jc w:val="left"/>
            </w:pPr>
            <w:r>
              <w:t>Bug fix: influence surface calculations did not take transverse position into account – now fixed.</w:t>
            </w:r>
          </w:p>
          <w:p w14:paraId="4F6ED152" w14:textId="77777777" w:rsidR="00D107B3" w:rsidRPr="00B72D91" w:rsidRDefault="006A4401" w:rsidP="00D107B3">
            <w:pPr>
              <w:numPr>
                <w:ilvl w:val="0"/>
                <w:numId w:val="8"/>
              </w:numPr>
              <w:spacing w:line="240" w:lineRule="auto"/>
              <w:jc w:val="left"/>
            </w:pPr>
            <w:r>
              <w:t>Bug fix: crash caused by traffic files with no vehicles in a lane is fixed</w:t>
            </w:r>
            <w:r w:rsidR="00D107B3">
              <w:t>.</w:t>
            </w:r>
          </w:p>
        </w:tc>
      </w:tr>
      <w:tr w:rsidR="006D2E7B" w:rsidRPr="009E5C44" w14:paraId="6B2CA9FD"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4D968D57" w14:textId="77777777" w:rsidR="006D2E7B" w:rsidRDefault="006D2E7B" w:rsidP="009B7FB4">
            <w:pPr>
              <w:spacing w:line="240" w:lineRule="auto"/>
              <w:jc w:val="center"/>
            </w:pPr>
            <w:r>
              <w:t>1.2.2</w:t>
            </w:r>
          </w:p>
        </w:tc>
        <w:tc>
          <w:tcPr>
            <w:tcW w:w="1243" w:type="dxa"/>
            <w:tcBorders>
              <w:top w:val="dotted" w:sz="4" w:space="0" w:color="auto"/>
              <w:left w:val="single" w:sz="4" w:space="0" w:color="auto"/>
              <w:bottom w:val="dotted" w:sz="4" w:space="0" w:color="auto"/>
              <w:right w:val="single" w:sz="4" w:space="0" w:color="auto"/>
            </w:tcBorders>
          </w:tcPr>
          <w:p w14:paraId="23B910AF" w14:textId="77777777" w:rsidR="006D2E7B" w:rsidRDefault="006D2E7B" w:rsidP="009B7FB4">
            <w:pPr>
              <w:spacing w:line="240" w:lineRule="auto"/>
              <w:jc w:val="center"/>
            </w:pPr>
            <w:r>
              <w:t>27/3/2014</w:t>
            </w:r>
          </w:p>
        </w:tc>
        <w:tc>
          <w:tcPr>
            <w:tcW w:w="7261" w:type="dxa"/>
            <w:tcBorders>
              <w:top w:val="dotted" w:sz="4" w:space="0" w:color="auto"/>
              <w:left w:val="single" w:sz="4" w:space="0" w:color="auto"/>
              <w:bottom w:val="dotted" w:sz="4" w:space="0" w:color="auto"/>
              <w:right w:val="single" w:sz="4" w:space="0" w:color="auto"/>
            </w:tcBorders>
          </w:tcPr>
          <w:p w14:paraId="0DC1C765" w14:textId="77777777" w:rsidR="006D2E7B" w:rsidRDefault="006D2E7B" w:rsidP="006D2E7B">
            <w:pPr>
              <w:numPr>
                <w:ilvl w:val="0"/>
                <w:numId w:val="8"/>
              </w:numPr>
              <w:spacing w:line="240" w:lineRule="auto"/>
              <w:jc w:val="left"/>
            </w:pPr>
            <w:r>
              <w:t xml:space="preserve">Bug fix: </w:t>
            </w:r>
            <w:proofErr w:type="spellStart"/>
            <w:r w:rsidRPr="006D2E7B">
              <w:t>VehicleBuffer.h</w:t>
            </w:r>
            <w:proofErr w:type="spellEnd"/>
            <w:r w:rsidRPr="006D2E7B">
              <w:t>(31)</w:t>
            </w:r>
            <w:r>
              <w:t xml:space="preserve"> now max axles 20</w:t>
            </w:r>
          </w:p>
          <w:p w14:paraId="5E0B1B8C" w14:textId="77777777" w:rsidR="007E619E" w:rsidRDefault="0092498D" w:rsidP="00F06AB0">
            <w:pPr>
              <w:numPr>
                <w:ilvl w:val="0"/>
                <w:numId w:val="8"/>
              </w:numPr>
              <w:spacing w:line="240" w:lineRule="auto"/>
              <w:jc w:val="left"/>
            </w:pPr>
            <w:r>
              <w:t>Improved feedback on incorrect load effect definitions</w:t>
            </w:r>
          </w:p>
        </w:tc>
      </w:tr>
      <w:tr w:rsidR="00F06AB0" w:rsidRPr="009E5C44" w14:paraId="5CB78A44" w14:textId="77777777" w:rsidTr="005B7BD3">
        <w:trPr>
          <w:trHeight w:val="769"/>
        </w:trPr>
        <w:tc>
          <w:tcPr>
            <w:tcW w:w="1243" w:type="dxa"/>
            <w:tcBorders>
              <w:top w:val="dotted" w:sz="4" w:space="0" w:color="auto"/>
              <w:left w:val="single" w:sz="4" w:space="0" w:color="auto"/>
              <w:bottom w:val="dotted" w:sz="4" w:space="0" w:color="auto"/>
              <w:right w:val="single" w:sz="4" w:space="0" w:color="auto"/>
            </w:tcBorders>
          </w:tcPr>
          <w:p w14:paraId="2B8250D6" w14:textId="77777777" w:rsidR="00F06AB0" w:rsidRDefault="00F06AB0" w:rsidP="009B7FB4">
            <w:pPr>
              <w:spacing w:line="240" w:lineRule="auto"/>
              <w:jc w:val="center"/>
            </w:pPr>
            <w:r>
              <w:t>1.2.3</w:t>
            </w:r>
          </w:p>
        </w:tc>
        <w:tc>
          <w:tcPr>
            <w:tcW w:w="1243" w:type="dxa"/>
            <w:tcBorders>
              <w:top w:val="dotted" w:sz="4" w:space="0" w:color="auto"/>
              <w:left w:val="single" w:sz="4" w:space="0" w:color="auto"/>
              <w:bottom w:val="dotted" w:sz="4" w:space="0" w:color="auto"/>
              <w:right w:val="single" w:sz="4" w:space="0" w:color="auto"/>
            </w:tcBorders>
          </w:tcPr>
          <w:p w14:paraId="4163FA62" w14:textId="77777777" w:rsidR="00F06AB0" w:rsidRDefault="00F06AB0" w:rsidP="009B7FB4">
            <w:pPr>
              <w:spacing w:line="240" w:lineRule="auto"/>
              <w:jc w:val="center"/>
            </w:pPr>
            <w:r>
              <w:t>14/6/2019</w:t>
            </w:r>
          </w:p>
        </w:tc>
        <w:tc>
          <w:tcPr>
            <w:tcW w:w="7261" w:type="dxa"/>
            <w:tcBorders>
              <w:top w:val="dotted" w:sz="4" w:space="0" w:color="auto"/>
              <w:left w:val="single" w:sz="4" w:space="0" w:color="auto"/>
              <w:bottom w:val="dotted" w:sz="4" w:space="0" w:color="auto"/>
              <w:right w:val="single" w:sz="4" w:space="0" w:color="auto"/>
            </w:tcBorders>
          </w:tcPr>
          <w:p w14:paraId="338956DF" w14:textId="77777777" w:rsidR="00276BF2" w:rsidRDefault="00276BF2" w:rsidP="006D2E7B">
            <w:pPr>
              <w:numPr>
                <w:ilvl w:val="0"/>
                <w:numId w:val="8"/>
              </w:numPr>
              <w:spacing w:line="240" w:lineRule="auto"/>
              <w:jc w:val="left"/>
            </w:pPr>
            <w:r>
              <w:t>TH file time precision is now 3 places</w:t>
            </w:r>
          </w:p>
          <w:p w14:paraId="36D6779D" w14:textId="77777777" w:rsidR="00F77E85" w:rsidRDefault="00F77E85" w:rsidP="000A4F35">
            <w:pPr>
              <w:numPr>
                <w:ilvl w:val="0"/>
                <w:numId w:val="8"/>
              </w:numPr>
              <w:spacing w:line="240" w:lineRule="auto"/>
              <w:jc w:val="left"/>
            </w:pPr>
            <w:r>
              <w:t>Bridge</w:t>
            </w:r>
            <w:r w:rsidR="000A4F35">
              <w:t xml:space="preserve">/IS </w:t>
            </w:r>
            <w:r>
              <w:t>file</w:t>
            </w:r>
            <w:r w:rsidR="000A4F35">
              <w:t>s</w:t>
            </w:r>
            <w:r>
              <w:t xml:space="preserve"> now can include comment lines ‘\\’</w:t>
            </w:r>
          </w:p>
        </w:tc>
      </w:tr>
    </w:tbl>
    <w:p w14:paraId="08403071" w14:textId="77777777" w:rsidR="003912CD" w:rsidRPr="009E5C44" w:rsidRDefault="003912CD" w:rsidP="003912CD"/>
    <w:p w14:paraId="218F1B72" w14:textId="77777777" w:rsidR="004002AA" w:rsidRPr="009E5C44" w:rsidRDefault="003912CD" w:rsidP="00A53D25">
      <w:pPr>
        <w:pStyle w:val="Heading3"/>
      </w:pPr>
      <w:r w:rsidRPr="009E5C44">
        <w:rPr>
          <w:rFonts w:ascii="Courier New" w:hAnsi="Courier New" w:cs="Courier New"/>
        </w:rPr>
        <w:br w:type="page"/>
      </w:r>
      <w:r w:rsidR="00A53D25" w:rsidRPr="009E5C44">
        <w:lastRenderedPageBreak/>
        <w:t xml:space="preserve"> </w:t>
      </w:r>
      <w:r w:rsidR="00115181" w:rsidRPr="009E5C44">
        <w:t>Installing the Program</w:t>
      </w:r>
    </w:p>
    <w:p w14:paraId="0A1CA754" w14:textId="77777777" w:rsidR="00657046" w:rsidRPr="009E5C44" w:rsidRDefault="006B5B9D" w:rsidP="00657046">
      <w:r w:rsidRPr="009E5C44">
        <w:t>BTLS do</w:t>
      </w:r>
      <w:r w:rsidR="005252F8">
        <w:t>es</w:t>
      </w:r>
      <w:r w:rsidRPr="009E5C44">
        <w:t xml:space="preserve"> not require installation, </w:t>
      </w:r>
      <w:r w:rsidR="005252F8">
        <w:t>it is a</w:t>
      </w:r>
      <w:r w:rsidRPr="009E5C44">
        <w:t xml:space="preserve"> standalone executable </w:t>
      </w:r>
      <w:r w:rsidR="005252F8">
        <w:t>program</w:t>
      </w:r>
      <w:r w:rsidRPr="009E5C44">
        <w:t>.</w:t>
      </w:r>
      <w:r w:rsidR="00657046" w:rsidRPr="009E5C44">
        <w:t xml:space="preserve"> </w:t>
      </w:r>
      <w:r w:rsidR="005252F8">
        <w:t>It has</w:t>
      </w:r>
      <w:r w:rsidR="00657046" w:rsidRPr="009E5C44">
        <w:t xml:space="preserve"> been tested on Windows XP, Vista, and Windows 7.</w:t>
      </w:r>
    </w:p>
    <w:p w14:paraId="084BFCDD" w14:textId="77777777" w:rsidR="00657046" w:rsidRPr="009E5C44" w:rsidRDefault="00657046" w:rsidP="009C6799"/>
    <w:p w14:paraId="6630585D" w14:textId="77777777" w:rsidR="009C6799" w:rsidRPr="009E5C44" w:rsidRDefault="006B5B9D" w:rsidP="009C6799">
      <w:r w:rsidRPr="009E5C44">
        <w:t>BTLS can be run in a 64 bit version, which is more efficient that the 32 bit version.</w:t>
      </w:r>
      <w:r w:rsidR="00657046" w:rsidRPr="009E5C44">
        <w:t xml:space="preserve"> </w:t>
      </w:r>
      <w:r w:rsidR="009C6799" w:rsidRPr="009E5C44">
        <w:t xml:space="preserve">The program is a </w:t>
      </w:r>
      <w:r w:rsidR="00E7698F" w:rsidRPr="009E5C44">
        <w:t>single-</w:t>
      </w:r>
      <w:r w:rsidR="00657046" w:rsidRPr="009E5C44">
        <w:t xml:space="preserve"> threaded</w:t>
      </w:r>
      <w:r w:rsidR="009C6799" w:rsidRPr="009E5C44">
        <w:t xml:space="preserve"> application and so cannot take advantage of multi-core processors. Therefore for maximum speed, prefer a computer with a fast single processor over a computer with a multi-core slower processor.</w:t>
      </w:r>
    </w:p>
    <w:p w14:paraId="67BADCD2" w14:textId="77777777" w:rsidR="009C6799" w:rsidRPr="009E5C44" w:rsidRDefault="009C6799" w:rsidP="009C6799"/>
    <w:p w14:paraId="06B659DB" w14:textId="77777777" w:rsidR="009C6799" w:rsidRPr="009E5C44" w:rsidRDefault="009C6799" w:rsidP="009C6799">
      <w:r w:rsidRPr="009E5C44">
        <w:t>The program does not require much memory because:</w:t>
      </w:r>
    </w:p>
    <w:p w14:paraId="1CA1D9D0" w14:textId="77777777" w:rsidR="009C6799" w:rsidRPr="009E5C44" w:rsidRDefault="00657046" w:rsidP="00DA5822">
      <w:pPr>
        <w:numPr>
          <w:ilvl w:val="0"/>
          <w:numId w:val="3"/>
        </w:numPr>
      </w:pPr>
      <w:r w:rsidRPr="009E5C44">
        <w:t>Only a small amount of input information is held in memory;</w:t>
      </w:r>
    </w:p>
    <w:p w14:paraId="082DBD55" w14:textId="77777777" w:rsidR="00657046" w:rsidRPr="009E5C44" w:rsidRDefault="00657046" w:rsidP="00DA5822">
      <w:pPr>
        <w:numPr>
          <w:ilvl w:val="0"/>
          <w:numId w:val="3"/>
        </w:numPr>
      </w:pPr>
      <w:r w:rsidRPr="009E5C44">
        <w:t>Traffic is generated in 1-day blocks on a rolling basis;</w:t>
      </w:r>
    </w:p>
    <w:p w14:paraId="5DC52544" w14:textId="77777777" w:rsidR="00657046" w:rsidRPr="009E5C44" w:rsidRDefault="00657046" w:rsidP="00DA5822">
      <w:pPr>
        <w:numPr>
          <w:ilvl w:val="0"/>
          <w:numId w:val="3"/>
        </w:numPr>
      </w:pPr>
      <w:r w:rsidRPr="009E5C44">
        <w:t>Output to file is made according to user input: this balances accessing eh hard drive (which is slow) and memory requirements. Prefer to use memory than output to the hard drive often.</w:t>
      </w:r>
    </w:p>
    <w:p w14:paraId="6F33952A" w14:textId="77777777" w:rsidR="009C6799" w:rsidRPr="009E5C44" w:rsidRDefault="009C6799" w:rsidP="009C6799"/>
    <w:p w14:paraId="28EE68F1" w14:textId="77777777" w:rsidR="005D6A58" w:rsidRDefault="00657046" w:rsidP="008440A4">
      <w:r w:rsidRPr="009E5C44">
        <w:t>A</w:t>
      </w:r>
      <w:r w:rsidR="009C6799" w:rsidRPr="009E5C44">
        <w:t xml:space="preserve"> computer with 1 GB of RAM </w:t>
      </w:r>
      <w:r w:rsidRPr="009E5C44">
        <w:t>is sufficient and</w:t>
      </w:r>
      <w:r w:rsidR="009C6799" w:rsidRPr="009E5C44">
        <w:t xml:space="preserve"> other programs can continue to operate successfully.</w:t>
      </w:r>
    </w:p>
    <w:p w14:paraId="5D3CA29E" w14:textId="77777777" w:rsidR="0073228B" w:rsidRDefault="0073228B" w:rsidP="008440A4"/>
    <w:p w14:paraId="7A3762A8" w14:textId="77777777" w:rsidR="0073228B" w:rsidRDefault="0073228B" w:rsidP="0073228B">
      <w:r>
        <w:t>BTLS uses two folders to operate:</w:t>
      </w:r>
    </w:p>
    <w:p w14:paraId="39D0D060" w14:textId="77777777" w:rsidR="0073228B" w:rsidRDefault="0073228B" w:rsidP="0073228B">
      <w:pPr>
        <w:numPr>
          <w:ilvl w:val="0"/>
          <w:numId w:val="38"/>
        </w:numPr>
      </w:pPr>
      <w:r w:rsidRPr="0073228B">
        <w:rPr>
          <w:b/>
        </w:rPr>
        <w:t>Working folder</w:t>
      </w:r>
      <w:r>
        <w:t>: the current folder in which configuration files and the executable exist;</w:t>
      </w:r>
    </w:p>
    <w:p w14:paraId="1AD6CAC5" w14:textId="77777777" w:rsidR="0073228B" w:rsidRPr="009E5C44" w:rsidRDefault="0073228B" w:rsidP="0073228B">
      <w:pPr>
        <w:numPr>
          <w:ilvl w:val="0"/>
          <w:numId w:val="38"/>
        </w:numPr>
      </w:pPr>
      <w:r w:rsidRPr="0073228B">
        <w:rPr>
          <w:b/>
        </w:rPr>
        <w:t>Traffic folder</w:t>
      </w:r>
      <w:r>
        <w:t>: a folder on the computer in which the traffic characteristics for sites are stored.</w:t>
      </w:r>
    </w:p>
    <w:p w14:paraId="3D2D9D84" w14:textId="77777777" w:rsidR="0073228B" w:rsidRPr="009E5C44" w:rsidRDefault="0073228B" w:rsidP="008440A4">
      <w:pPr>
        <w:rPr>
          <w:lang w:eastAsia="en-US"/>
        </w:rPr>
      </w:pPr>
    </w:p>
    <w:p w14:paraId="1A00A267" w14:textId="77777777" w:rsidR="00115181" w:rsidRPr="009E5C44" w:rsidRDefault="004958E1" w:rsidP="00115181">
      <w:pPr>
        <w:pStyle w:val="Heading1"/>
        <w:rPr>
          <w:lang w:val="en-IE"/>
        </w:rPr>
      </w:pPr>
      <w:bookmarkStart w:id="4" w:name="_Toc343728217"/>
      <w:r w:rsidRPr="009E5C44">
        <w:rPr>
          <w:lang w:val="en-IE"/>
        </w:rPr>
        <w:lastRenderedPageBreak/>
        <w:t>About</w:t>
      </w:r>
      <w:r w:rsidR="00115181" w:rsidRPr="009E5C44">
        <w:rPr>
          <w:lang w:val="en-IE"/>
        </w:rPr>
        <w:t xml:space="preserve"> </w:t>
      </w:r>
      <w:r w:rsidR="00F2332B" w:rsidRPr="009E5C44">
        <w:rPr>
          <w:lang w:val="en-IE"/>
        </w:rPr>
        <w:t>BTLS</w:t>
      </w:r>
      <w:bookmarkEnd w:id="4"/>
    </w:p>
    <w:p w14:paraId="25630DE8" w14:textId="77777777" w:rsidR="00115181" w:rsidRPr="009E5C44" w:rsidRDefault="00115181" w:rsidP="00115181">
      <w:pPr>
        <w:pStyle w:val="Heading2NoBreak"/>
        <w:rPr>
          <w:lang w:val="en-IE"/>
        </w:rPr>
      </w:pPr>
      <w:bookmarkStart w:id="5" w:name="_Toc343728218"/>
      <w:r w:rsidRPr="009E5C44">
        <w:rPr>
          <w:lang w:val="en-IE"/>
        </w:rPr>
        <w:t>Introduction</w:t>
      </w:r>
      <w:bookmarkEnd w:id="5"/>
    </w:p>
    <w:p w14:paraId="64193181" w14:textId="77777777" w:rsidR="00F61B38" w:rsidRDefault="00BC4A9C" w:rsidP="00765DE8">
      <w:r w:rsidRPr="009E5C44">
        <w:t>BTLS</w:t>
      </w:r>
      <w:r w:rsidR="00F61B38" w:rsidRPr="009E5C44">
        <w:t xml:space="preserve"> performs efficient calculations of static traffic actions on bridges. It can generate artificial traffic and write it to file. It can calculate load effects from traffic </w:t>
      </w:r>
      <w:r w:rsidR="00A37C25" w:rsidRPr="009E5C44">
        <w:t>files.</w:t>
      </w:r>
      <w:r w:rsidR="00F61B38" w:rsidRPr="009E5C44">
        <w:t xml:space="preserve"> </w:t>
      </w:r>
      <w:r w:rsidR="00A37C25" w:rsidRPr="009E5C44">
        <w:t>H</w:t>
      </w:r>
      <w:r w:rsidR="00F61B38" w:rsidRPr="009E5C44">
        <w:t xml:space="preserve">owever </w:t>
      </w:r>
      <w:r w:rsidR="00A37C25" w:rsidRPr="009E5C44">
        <w:t>such simulations</w:t>
      </w:r>
      <w:r w:rsidR="00F61B38" w:rsidRPr="009E5C44">
        <w:t xml:space="preserve"> </w:t>
      </w:r>
      <w:r w:rsidR="00A37C25" w:rsidRPr="009E5C44">
        <w:t>are</w:t>
      </w:r>
      <w:r w:rsidR="00F61B38" w:rsidRPr="009E5C44">
        <w:t xml:space="preserve"> limited by the file size that can be held in the computer memory. In an alternate mode, it can generate </w:t>
      </w:r>
      <w:r w:rsidR="00A37C25" w:rsidRPr="009E5C44">
        <w:t xml:space="preserve">traffic </w:t>
      </w:r>
      <w:r w:rsidR="00F61B38" w:rsidRPr="009E5C44">
        <w:t xml:space="preserve">and </w:t>
      </w:r>
      <w:r w:rsidR="00A37C25" w:rsidRPr="009E5C44">
        <w:t>determine load effects</w:t>
      </w:r>
      <w:r w:rsidRPr="009E5C44">
        <w:t xml:space="preserve"> </w:t>
      </w:r>
      <w:r w:rsidR="00A37C25" w:rsidRPr="009E5C44">
        <w:t>simultaneously without recourse outputting traffic to file. In this mode the program can simulate 100s of years of load effect data quite quickly. The exact speed depends on many parameters, but in the worst case, 1000 years has been simulated in under 20 hours. For more typical cases 100 years takes about 1 hour to simulate.</w:t>
      </w:r>
    </w:p>
    <w:p w14:paraId="358D12DB" w14:textId="77777777" w:rsidR="00E868D4" w:rsidRDefault="00E868D4" w:rsidP="00765DE8"/>
    <w:p w14:paraId="0019321B" w14:textId="77777777" w:rsidR="00E868D4" w:rsidRDefault="00E868D4" w:rsidP="00765DE8">
      <w:r>
        <w:t>BTLS is provided in two versions:</w:t>
      </w:r>
    </w:p>
    <w:p w14:paraId="61A3E16A" w14:textId="77777777" w:rsidR="00E868D4" w:rsidRDefault="00E868D4" w:rsidP="00E868D4">
      <w:pPr>
        <w:numPr>
          <w:ilvl w:val="0"/>
          <w:numId w:val="37"/>
        </w:numPr>
      </w:pPr>
      <w:r w:rsidRPr="00E868D4">
        <w:rPr>
          <w:rFonts w:ascii="Courier New" w:hAnsi="Courier New" w:cs="Courier New"/>
        </w:rPr>
        <w:t>BridgeTrafficLoadSim.exe</w:t>
      </w:r>
      <w:r>
        <w:t>: the 32-bit version.</w:t>
      </w:r>
    </w:p>
    <w:p w14:paraId="670B94C5" w14:textId="77777777" w:rsidR="00E868D4" w:rsidRDefault="00E868D4" w:rsidP="00E868D4">
      <w:pPr>
        <w:numPr>
          <w:ilvl w:val="0"/>
          <w:numId w:val="37"/>
        </w:numPr>
      </w:pPr>
      <w:r w:rsidRPr="00E868D4">
        <w:rPr>
          <w:rFonts w:ascii="Courier New" w:hAnsi="Courier New" w:cs="Courier New"/>
        </w:rPr>
        <w:t>BridgeTrafficLoadSim_x64.exe</w:t>
      </w:r>
      <w:r>
        <w:t>: the 64-bit version, found to run faster than 32-bit version on 64-bit machines.</w:t>
      </w:r>
    </w:p>
    <w:p w14:paraId="42573B4F" w14:textId="77777777" w:rsidR="0073228B" w:rsidRDefault="0073228B" w:rsidP="0073228B"/>
    <w:p w14:paraId="278B1533" w14:textId="77777777" w:rsidR="00F61B38" w:rsidRPr="009E5C44" w:rsidRDefault="00F61B38" w:rsidP="00765DE8"/>
    <w:p w14:paraId="1DB914A7" w14:textId="77777777" w:rsidR="00F44160" w:rsidRPr="009E5C44" w:rsidRDefault="00F44160" w:rsidP="00765DE8"/>
    <w:p w14:paraId="605A1D50" w14:textId="77777777" w:rsidR="00115181" w:rsidRPr="009E5C44" w:rsidRDefault="00BC4A9C" w:rsidP="004958E1">
      <w:pPr>
        <w:pStyle w:val="Heading2"/>
        <w:rPr>
          <w:lang w:val="en-IE"/>
        </w:rPr>
      </w:pPr>
      <w:bookmarkStart w:id="6" w:name="_Toc343728219"/>
      <w:r w:rsidRPr="009E5C44">
        <w:rPr>
          <w:lang w:val="en-IE"/>
        </w:rPr>
        <w:lastRenderedPageBreak/>
        <w:t>BTLS</w:t>
      </w:r>
      <w:r w:rsidR="00A742B1" w:rsidRPr="009E5C44">
        <w:rPr>
          <w:lang w:val="en-IE"/>
        </w:rPr>
        <w:t>: Capabilities and Limitations</w:t>
      </w:r>
      <w:bookmarkEnd w:id="6"/>
    </w:p>
    <w:p w14:paraId="7C236D4F" w14:textId="77777777" w:rsidR="00A742B1" w:rsidRPr="009E5C44" w:rsidRDefault="00A742B1" w:rsidP="00A742B1">
      <w:pPr>
        <w:pStyle w:val="Heading3"/>
        <w:rPr>
          <w:lang w:eastAsia="en-US"/>
        </w:rPr>
      </w:pPr>
      <w:r w:rsidRPr="009E5C44">
        <w:rPr>
          <w:lang w:eastAsia="en-US"/>
        </w:rPr>
        <w:t>Capabilities</w:t>
      </w:r>
    </w:p>
    <w:p w14:paraId="76257B70"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able to:</w:t>
      </w:r>
    </w:p>
    <w:p w14:paraId="16FD6EC0" w14:textId="77777777" w:rsidR="00F44160" w:rsidRPr="009E5C44" w:rsidRDefault="00F44160" w:rsidP="00DA5822">
      <w:pPr>
        <w:numPr>
          <w:ilvl w:val="0"/>
          <w:numId w:val="4"/>
        </w:numPr>
        <w:rPr>
          <w:lang w:eastAsia="en-US"/>
        </w:rPr>
      </w:pPr>
      <w:r w:rsidRPr="009E5C44">
        <w:rPr>
          <w:lang w:eastAsia="en-US"/>
        </w:rPr>
        <w:t xml:space="preserve">Generate artificial traffic from the traffic model of </w:t>
      </w:r>
      <w:proofErr w:type="spellStart"/>
      <w:r w:rsidRPr="009E5C44">
        <w:rPr>
          <w:lang w:eastAsia="en-US"/>
        </w:rPr>
        <w:t>Caprani</w:t>
      </w:r>
      <w:proofErr w:type="spellEnd"/>
      <w:r w:rsidRPr="009E5C44">
        <w:rPr>
          <w:lang w:eastAsia="en-US"/>
        </w:rPr>
        <w:t xml:space="preserve"> (2005 &amp; 2012).</w:t>
      </w:r>
    </w:p>
    <w:p w14:paraId="138E875B" w14:textId="77777777" w:rsidR="00F44160" w:rsidRPr="009E5C44" w:rsidRDefault="00F44160" w:rsidP="00F44160">
      <w:pPr>
        <w:numPr>
          <w:ilvl w:val="0"/>
          <w:numId w:val="4"/>
        </w:numPr>
        <w:rPr>
          <w:lang w:eastAsia="en-US"/>
        </w:rPr>
      </w:pPr>
      <w:r w:rsidRPr="009E5C44">
        <w:rPr>
          <w:lang w:eastAsia="en-US"/>
        </w:rPr>
        <w:t>Read in traffic and pass it over influence lines</w:t>
      </w:r>
      <w:r w:rsidR="00201B1B">
        <w:rPr>
          <w:lang w:eastAsia="en-US"/>
        </w:rPr>
        <w:t xml:space="preserve"> and surfaces</w:t>
      </w:r>
      <w:r w:rsidRPr="009E5C44">
        <w:rPr>
          <w:lang w:eastAsia="en-US"/>
        </w:rPr>
        <w:t>;</w:t>
      </w:r>
    </w:p>
    <w:p w14:paraId="5DEB6C19" w14:textId="77777777" w:rsidR="00F61B38" w:rsidRDefault="00F61B38" w:rsidP="00F44160">
      <w:pPr>
        <w:numPr>
          <w:ilvl w:val="0"/>
          <w:numId w:val="4"/>
        </w:numPr>
        <w:rPr>
          <w:lang w:eastAsia="en-US"/>
        </w:rPr>
      </w:pPr>
      <w:r w:rsidRPr="009E5C44">
        <w:rPr>
          <w:lang w:eastAsia="en-US"/>
        </w:rPr>
        <w:t>Use lane factors to account for lateral distribution of load effect due to transverse stiffness of the bridge;</w:t>
      </w:r>
    </w:p>
    <w:p w14:paraId="2B9EE435" w14:textId="77777777" w:rsidR="00201B1B" w:rsidRDefault="00460473" w:rsidP="00F44160">
      <w:pPr>
        <w:numPr>
          <w:ilvl w:val="0"/>
          <w:numId w:val="4"/>
        </w:numPr>
        <w:rPr>
          <w:lang w:eastAsia="en-US"/>
        </w:rPr>
      </w:pPr>
      <w:r>
        <w:rPr>
          <w:lang w:eastAsia="en-US"/>
        </w:rPr>
        <w:t xml:space="preserve">Use </w:t>
      </w:r>
      <w:r w:rsidR="00201B1B">
        <w:rPr>
          <w:lang w:eastAsia="en-US"/>
        </w:rPr>
        <w:t>user-defined influence lines;</w:t>
      </w:r>
    </w:p>
    <w:p w14:paraId="09A59907" w14:textId="77777777" w:rsidR="00460473" w:rsidRPr="009E5C44" w:rsidRDefault="00201B1B" w:rsidP="00F44160">
      <w:pPr>
        <w:numPr>
          <w:ilvl w:val="0"/>
          <w:numId w:val="4"/>
        </w:numPr>
        <w:rPr>
          <w:lang w:eastAsia="en-US"/>
        </w:rPr>
      </w:pPr>
      <w:r>
        <w:rPr>
          <w:lang w:eastAsia="en-US"/>
        </w:rPr>
        <w:t xml:space="preserve">Use separate influence lines </w:t>
      </w:r>
      <w:r w:rsidR="00460473">
        <w:rPr>
          <w:lang w:eastAsia="en-US"/>
        </w:rPr>
        <w:t>for each lane of traffic</w:t>
      </w:r>
      <w:r>
        <w:rPr>
          <w:lang w:eastAsia="en-US"/>
        </w:rPr>
        <w:t xml:space="preserve"> (user-defined or in-built)</w:t>
      </w:r>
      <w:r w:rsidR="00460473">
        <w:rPr>
          <w:lang w:eastAsia="en-US"/>
        </w:rPr>
        <w:t>;</w:t>
      </w:r>
    </w:p>
    <w:p w14:paraId="30EC57DE" w14:textId="77777777" w:rsidR="00F44160" w:rsidRPr="009E5C44" w:rsidRDefault="00F44160" w:rsidP="00DA5822">
      <w:pPr>
        <w:numPr>
          <w:ilvl w:val="0"/>
          <w:numId w:val="4"/>
        </w:numPr>
        <w:rPr>
          <w:lang w:eastAsia="en-US"/>
        </w:rPr>
      </w:pPr>
      <w:r w:rsidRPr="009E5C44">
        <w:rPr>
          <w:lang w:eastAsia="en-US"/>
        </w:rPr>
        <w:t>Determine static load effects from generated or read-in traffic passing over defined bridges and either user-defined or built-in influence lines;</w:t>
      </w:r>
    </w:p>
    <w:p w14:paraId="75F3AD92" w14:textId="77777777" w:rsidR="00F44160" w:rsidRPr="009E5C44" w:rsidRDefault="00F44160" w:rsidP="00F44160">
      <w:pPr>
        <w:numPr>
          <w:ilvl w:val="0"/>
          <w:numId w:val="4"/>
        </w:numPr>
        <w:rPr>
          <w:lang w:eastAsia="en-US"/>
        </w:rPr>
      </w:pPr>
      <w:r w:rsidRPr="009E5C44">
        <w:rPr>
          <w:lang w:eastAsia="en-US"/>
        </w:rPr>
        <w:t xml:space="preserve">Model one or two directions at the same time, </w:t>
      </w:r>
      <w:r w:rsidR="00F61B38" w:rsidRPr="009E5C44">
        <w:rPr>
          <w:lang w:eastAsia="en-US"/>
        </w:rPr>
        <w:t>with any number of lanes in each direction</w:t>
      </w:r>
      <w:r w:rsidRPr="009E5C44">
        <w:rPr>
          <w:lang w:eastAsia="en-US"/>
        </w:rPr>
        <w:t>;</w:t>
      </w:r>
    </w:p>
    <w:p w14:paraId="2056B6A6" w14:textId="77777777" w:rsidR="00F44160" w:rsidRDefault="00F44160" w:rsidP="00DA5822">
      <w:pPr>
        <w:numPr>
          <w:ilvl w:val="0"/>
          <w:numId w:val="4"/>
        </w:numPr>
        <w:rPr>
          <w:lang w:eastAsia="en-US"/>
        </w:rPr>
      </w:pPr>
      <w:r w:rsidRPr="009E5C44">
        <w:rPr>
          <w:lang w:eastAsia="en-US"/>
        </w:rPr>
        <w:t>Output different types of data for debugging and further analysis, as specified</w:t>
      </w:r>
      <w:r w:rsidR="00F61B38" w:rsidRPr="009E5C44">
        <w:rPr>
          <w:lang w:eastAsia="en-US"/>
        </w:rPr>
        <w:t xml:space="preserve"> by the user.</w:t>
      </w:r>
    </w:p>
    <w:p w14:paraId="39A9B47B" w14:textId="77777777" w:rsidR="00460473" w:rsidRDefault="00460473" w:rsidP="00DA5822">
      <w:pPr>
        <w:numPr>
          <w:ilvl w:val="0"/>
          <w:numId w:val="4"/>
        </w:numPr>
        <w:rPr>
          <w:lang w:eastAsia="en-US"/>
        </w:rPr>
      </w:pPr>
      <w:r>
        <w:rPr>
          <w:lang w:eastAsia="en-US"/>
        </w:rPr>
        <w:t>Output a file suitable for further fatigue analysis.</w:t>
      </w:r>
    </w:p>
    <w:p w14:paraId="3E7D92AC" w14:textId="77777777" w:rsidR="00206B8A" w:rsidRDefault="00206B8A" w:rsidP="00DA5822">
      <w:pPr>
        <w:numPr>
          <w:ilvl w:val="0"/>
          <w:numId w:val="4"/>
        </w:numPr>
        <w:rPr>
          <w:lang w:eastAsia="en-US"/>
        </w:rPr>
      </w:pPr>
      <w:r>
        <w:rPr>
          <w:lang w:eastAsia="en-US"/>
        </w:rPr>
        <w:t>Output data for block maxima or peaks over threshold approaches.</w:t>
      </w:r>
    </w:p>
    <w:p w14:paraId="7270AEF7" w14:textId="77777777" w:rsidR="00206B8A" w:rsidRPr="009E5C44" w:rsidRDefault="00206B8A" w:rsidP="00DA5822">
      <w:pPr>
        <w:numPr>
          <w:ilvl w:val="0"/>
          <w:numId w:val="4"/>
        </w:numPr>
        <w:rPr>
          <w:lang w:eastAsia="en-US"/>
        </w:rPr>
      </w:pPr>
      <w:r>
        <w:rPr>
          <w:lang w:eastAsia="en-US"/>
        </w:rPr>
        <w:t>Output traffic flow statistics and load effect statistics</w:t>
      </w:r>
    </w:p>
    <w:p w14:paraId="67F53BCE" w14:textId="77777777" w:rsidR="00A742B1" w:rsidRPr="009E5C44" w:rsidRDefault="00A742B1" w:rsidP="00A742B1">
      <w:pPr>
        <w:rPr>
          <w:lang w:eastAsia="en-US"/>
        </w:rPr>
      </w:pPr>
    </w:p>
    <w:p w14:paraId="46043443" w14:textId="77777777" w:rsidR="007B227F" w:rsidRPr="009E5C44" w:rsidRDefault="007B227F" w:rsidP="007B227F">
      <w:pPr>
        <w:rPr>
          <w:lang w:eastAsia="en-US"/>
        </w:rPr>
      </w:pPr>
      <w:r w:rsidRPr="009E5C44">
        <w:rPr>
          <w:lang w:eastAsia="en-US"/>
        </w:rPr>
        <w:t>Future plans include:</w:t>
      </w:r>
    </w:p>
    <w:p w14:paraId="2A55D3CB" w14:textId="77777777" w:rsidR="007B227F" w:rsidRPr="009E5C44" w:rsidRDefault="00C066CE" w:rsidP="007B227F">
      <w:pPr>
        <w:numPr>
          <w:ilvl w:val="0"/>
          <w:numId w:val="16"/>
        </w:numPr>
        <w:rPr>
          <w:lang w:eastAsia="en-US"/>
        </w:rPr>
      </w:pPr>
      <w:r>
        <w:rPr>
          <w:lang w:eastAsia="en-US"/>
        </w:rPr>
        <w:t>Built-in f</w:t>
      </w:r>
      <w:r w:rsidR="007B227F" w:rsidRPr="009E5C44">
        <w:rPr>
          <w:lang w:eastAsia="en-US"/>
        </w:rPr>
        <w:t>atigue calculation;</w:t>
      </w:r>
    </w:p>
    <w:p w14:paraId="39AAEA57" w14:textId="77777777" w:rsidR="007B227F" w:rsidRPr="009E5C44" w:rsidRDefault="007B227F" w:rsidP="007B227F">
      <w:pPr>
        <w:numPr>
          <w:ilvl w:val="0"/>
          <w:numId w:val="16"/>
        </w:numPr>
        <w:rPr>
          <w:lang w:eastAsia="en-US"/>
        </w:rPr>
      </w:pPr>
      <w:r w:rsidRPr="009E5C44">
        <w:rPr>
          <w:lang w:eastAsia="en-US"/>
        </w:rPr>
        <w:t>Improved traffic model for greater generality;</w:t>
      </w:r>
    </w:p>
    <w:p w14:paraId="6CECCC0B" w14:textId="77777777" w:rsidR="007B227F" w:rsidRPr="009E5C44" w:rsidRDefault="007B227F" w:rsidP="007B227F">
      <w:pPr>
        <w:numPr>
          <w:ilvl w:val="0"/>
          <w:numId w:val="16"/>
        </w:numPr>
        <w:rPr>
          <w:lang w:eastAsia="en-US"/>
        </w:rPr>
      </w:pPr>
      <w:r w:rsidRPr="009E5C44">
        <w:rPr>
          <w:lang w:eastAsia="en-US"/>
        </w:rPr>
        <w:t>Possibly a visual user input interface.</w:t>
      </w:r>
    </w:p>
    <w:p w14:paraId="535CA3ED" w14:textId="77777777" w:rsidR="007B227F" w:rsidRPr="009E5C44" w:rsidRDefault="007B227F" w:rsidP="007B227F">
      <w:pPr>
        <w:rPr>
          <w:lang w:eastAsia="en-US"/>
        </w:rPr>
      </w:pPr>
    </w:p>
    <w:p w14:paraId="2409A486" w14:textId="77777777" w:rsidR="00A742B1" w:rsidRPr="009E5C44" w:rsidRDefault="00A742B1" w:rsidP="00A742B1">
      <w:pPr>
        <w:pStyle w:val="Heading3"/>
        <w:rPr>
          <w:lang w:eastAsia="en-US"/>
        </w:rPr>
      </w:pPr>
      <w:r w:rsidRPr="009E5C44">
        <w:rPr>
          <w:lang w:eastAsia="en-US"/>
        </w:rPr>
        <w:br w:type="page"/>
      </w:r>
      <w:r w:rsidRPr="009E5C44">
        <w:rPr>
          <w:lang w:eastAsia="en-US"/>
        </w:rPr>
        <w:lastRenderedPageBreak/>
        <w:t>Limitations</w:t>
      </w:r>
    </w:p>
    <w:p w14:paraId="20F971F6" w14:textId="77777777" w:rsidR="00A742B1" w:rsidRPr="009E5C44" w:rsidRDefault="00BC4A9C" w:rsidP="00A742B1">
      <w:pPr>
        <w:rPr>
          <w:lang w:eastAsia="en-US"/>
        </w:rPr>
      </w:pPr>
      <w:r w:rsidRPr="009E5C44">
        <w:rPr>
          <w:rFonts w:ascii="Courier New" w:hAnsi="Courier New" w:cs="Courier New"/>
        </w:rPr>
        <w:t>BTLS</w:t>
      </w:r>
      <w:r w:rsidR="0061764C" w:rsidRPr="009E5C44">
        <w:t xml:space="preserve"> </w:t>
      </w:r>
      <w:r w:rsidR="00A742B1" w:rsidRPr="009E5C44">
        <w:rPr>
          <w:lang w:eastAsia="en-US"/>
        </w:rPr>
        <w:t>is not able to:</w:t>
      </w:r>
    </w:p>
    <w:p w14:paraId="1C95B692" w14:textId="77777777" w:rsidR="005D4FD7" w:rsidRDefault="005D4FD7" w:rsidP="00DA5822">
      <w:pPr>
        <w:numPr>
          <w:ilvl w:val="0"/>
          <w:numId w:val="5"/>
        </w:numPr>
        <w:rPr>
          <w:lang w:eastAsia="en-US"/>
        </w:rPr>
      </w:pPr>
      <w:r>
        <w:rPr>
          <w:lang w:eastAsia="en-US"/>
        </w:rPr>
        <w:t>Generate trucks with more than 5 axles;</w:t>
      </w:r>
    </w:p>
    <w:p w14:paraId="3689CE77" w14:textId="77777777" w:rsidR="00A742B1" w:rsidRPr="009E5C44" w:rsidRDefault="005D4FD7" w:rsidP="00DA5822">
      <w:pPr>
        <w:numPr>
          <w:ilvl w:val="0"/>
          <w:numId w:val="5"/>
        </w:numPr>
        <w:rPr>
          <w:lang w:eastAsia="en-US"/>
        </w:rPr>
      </w:pPr>
      <w:r>
        <w:rPr>
          <w:lang w:eastAsia="en-US"/>
        </w:rPr>
        <w:t>D</w:t>
      </w:r>
      <w:r w:rsidR="00A742B1" w:rsidRPr="009E5C44">
        <w:rPr>
          <w:lang w:eastAsia="en-US"/>
        </w:rPr>
        <w:t xml:space="preserve">etermine the number of lanes or directions of traffic in the specified input traffic file, in advance of </w:t>
      </w:r>
      <w:r w:rsidR="00F61B38" w:rsidRPr="009E5C44">
        <w:rPr>
          <w:lang w:eastAsia="en-US"/>
        </w:rPr>
        <w:t>a</w:t>
      </w:r>
      <w:r w:rsidR="00A742B1" w:rsidRPr="009E5C44">
        <w:rPr>
          <w:lang w:eastAsia="en-US"/>
        </w:rPr>
        <w:t xml:space="preserve"> simulation;</w:t>
      </w:r>
    </w:p>
    <w:p w14:paraId="5FC27363" w14:textId="77777777" w:rsidR="007C0E8C" w:rsidRPr="009E5C44" w:rsidRDefault="005D4FD7" w:rsidP="00DA5822">
      <w:pPr>
        <w:numPr>
          <w:ilvl w:val="0"/>
          <w:numId w:val="5"/>
        </w:numPr>
        <w:rPr>
          <w:lang w:eastAsia="en-US"/>
        </w:rPr>
      </w:pPr>
      <w:r>
        <w:rPr>
          <w:lang w:eastAsia="en-US"/>
        </w:rPr>
        <w:t>D</w:t>
      </w:r>
      <w:r w:rsidR="007C0E8C" w:rsidRPr="009E5C44">
        <w:rPr>
          <w:lang w:eastAsia="en-US"/>
        </w:rPr>
        <w:t>etermine the input traffic file format;</w:t>
      </w:r>
    </w:p>
    <w:p w14:paraId="41D173BB" w14:textId="77777777" w:rsidR="00F61B38" w:rsidRPr="009E5C44" w:rsidRDefault="005D4FD7" w:rsidP="00DA5822">
      <w:pPr>
        <w:numPr>
          <w:ilvl w:val="0"/>
          <w:numId w:val="5"/>
        </w:numPr>
        <w:rPr>
          <w:lang w:eastAsia="en-US"/>
        </w:rPr>
      </w:pPr>
      <w:r>
        <w:rPr>
          <w:lang w:eastAsia="en-US"/>
        </w:rPr>
        <w:t>D</w:t>
      </w:r>
      <w:r w:rsidR="00F61B38" w:rsidRPr="009E5C44">
        <w:rPr>
          <w:lang w:eastAsia="en-US"/>
        </w:rPr>
        <w:t>etermine dynamic load effects;</w:t>
      </w:r>
    </w:p>
    <w:p w14:paraId="1B51B3D0" w14:textId="77777777" w:rsidR="00F61B38" w:rsidRPr="009E5C44" w:rsidRDefault="005D4FD7" w:rsidP="00DA5822">
      <w:pPr>
        <w:numPr>
          <w:ilvl w:val="0"/>
          <w:numId w:val="5"/>
        </w:numPr>
        <w:rPr>
          <w:lang w:eastAsia="en-US"/>
        </w:rPr>
      </w:pPr>
      <w:r>
        <w:rPr>
          <w:lang w:eastAsia="en-US"/>
        </w:rPr>
        <w:t>P</w:t>
      </w:r>
      <w:r w:rsidR="00F61B38" w:rsidRPr="009E5C44">
        <w:rPr>
          <w:lang w:eastAsia="en-US"/>
        </w:rPr>
        <w:t>erform extrapolations for return periods.</w:t>
      </w:r>
    </w:p>
    <w:p w14:paraId="286BF51A" w14:textId="77777777" w:rsidR="00A742B1" w:rsidRPr="009E5C44" w:rsidRDefault="00A742B1" w:rsidP="00A742B1">
      <w:pPr>
        <w:rPr>
          <w:lang w:eastAsia="en-US"/>
        </w:rPr>
      </w:pPr>
    </w:p>
    <w:p w14:paraId="50A6A54F" w14:textId="77777777" w:rsidR="00553A8F" w:rsidRPr="009E5C44" w:rsidRDefault="00553A8F" w:rsidP="00553A8F">
      <w:pPr>
        <w:rPr>
          <w:lang w:eastAsia="en-US"/>
        </w:rPr>
      </w:pPr>
      <w:r w:rsidRPr="009E5C44">
        <w:rPr>
          <w:lang w:eastAsia="en-US"/>
        </w:rPr>
        <w:t>Note that cars are assumed to be 4 m long and have GVW of 2 tonnes evenly distributed to each axle.</w:t>
      </w:r>
    </w:p>
    <w:p w14:paraId="2420B0C0" w14:textId="77777777" w:rsidR="00553A8F" w:rsidRPr="009E5C44" w:rsidRDefault="00553A8F" w:rsidP="00A742B1">
      <w:pPr>
        <w:rPr>
          <w:lang w:eastAsia="en-US"/>
        </w:rPr>
      </w:pPr>
    </w:p>
    <w:p w14:paraId="1529828E" w14:textId="77777777" w:rsidR="00115181" w:rsidRPr="009E5C44" w:rsidRDefault="008C447D" w:rsidP="0032414F">
      <w:pPr>
        <w:pStyle w:val="Heading1"/>
        <w:rPr>
          <w:lang w:val="en-IE"/>
        </w:rPr>
      </w:pPr>
      <w:bookmarkStart w:id="7" w:name="_Ref207135357"/>
      <w:bookmarkStart w:id="8" w:name="_Toc343728220"/>
      <w:r w:rsidRPr="009E5C44">
        <w:rPr>
          <w:lang w:val="en-IE"/>
        </w:rPr>
        <w:lastRenderedPageBreak/>
        <w:t>BTLS</w:t>
      </w:r>
      <w:bookmarkEnd w:id="7"/>
      <w:r w:rsidR="00B70826" w:rsidRPr="009E5C44">
        <w:rPr>
          <w:lang w:val="en-IE"/>
        </w:rPr>
        <w:t xml:space="preserve"> Input</w:t>
      </w:r>
      <w:bookmarkEnd w:id="8"/>
    </w:p>
    <w:p w14:paraId="74823C07" w14:textId="77777777" w:rsidR="0032414F" w:rsidRPr="009E5C44" w:rsidRDefault="0032414F" w:rsidP="0032414F">
      <w:pPr>
        <w:pStyle w:val="Heading2NoBreak"/>
        <w:rPr>
          <w:lang w:val="en-IE"/>
        </w:rPr>
      </w:pPr>
      <w:bookmarkStart w:id="9" w:name="_Toc343728221"/>
      <w:r w:rsidRPr="009E5C44">
        <w:rPr>
          <w:lang w:val="en-IE"/>
        </w:rPr>
        <w:t>Introduction</w:t>
      </w:r>
      <w:bookmarkEnd w:id="9"/>
    </w:p>
    <w:p w14:paraId="4345CC75" w14:textId="77777777" w:rsidR="00FC63FA" w:rsidRPr="009E5C44" w:rsidRDefault="00FC63FA" w:rsidP="00FC63FA">
      <w:r w:rsidRPr="009E5C44">
        <w:t>BTLS operates in one of three modes</w:t>
      </w:r>
      <w:r w:rsidR="007B227F" w:rsidRPr="009E5C44">
        <w:t>, which are numbered</w:t>
      </w:r>
      <w:r w:rsidRPr="009E5C44">
        <w:t>:</w:t>
      </w:r>
    </w:p>
    <w:p w14:paraId="67C17E57" w14:textId="77777777" w:rsidR="00FC63FA" w:rsidRPr="009E5C44" w:rsidRDefault="00FC63FA" w:rsidP="00FC63FA">
      <w:pPr>
        <w:numPr>
          <w:ilvl w:val="0"/>
          <w:numId w:val="14"/>
        </w:numPr>
      </w:pPr>
      <w:r w:rsidRPr="009E5C44">
        <w:rPr>
          <w:b/>
          <w:i/>
        </w:rPr>
        <w:t>Gen &amp; Sim</w:t>
      </w:r>
      <w:r w:rsidRPr="009E5C44">
        <w:t>: In this mode traffic is generated in the program and simulated crossing the defined bridges;</w:t>
      </w:r>
    </w:p>
    <w:p w14:paraId="0518C7A5" w14:textId="77777777" w:rsidR="00FC63FA" w:rsidRPr="009E5C44" w:rsidRDefault="00FC63FA" w:rsidP="00FC63FA">
      <w:pPr>
        <w:numPr>
          <w:ilvl w:val="0"/>
          <w:numId w:val="14"/>
        </w:numPr>
      </w:pPr>
      <w:r w:rsidRPr="009E5C44">
        <w:rPr>
          <w:b/>
          <w:i/>
        </w:rPr>
        <w:t>Gen</w:t>
      </w:r>
      <w:r w:rsidRPr="009E5C44">
        <w:t>: In this mode traffic is generated and output to file;</w:t>
      </w:r>
    </w:p>
    <w:p w14:paraId="22AFB7F8" w14:textId="77777777" w:rsidR="00FC63FA" w:rsidRPr="009E5C44" w:rsidRDefault="00FC63FA" w:rsidP="00FC63FA">
      <w:pPr>
        <w:numPr>
          <w:ilvl w:val="0"/>
          <w:numId w:val="14"/>
        </w:numPr>
      </w:pPr>
      <w:r w:rsidRPr="009E5C44">
        <w:rPr>
          <w:b/>
          <w:i/>
        </w:rPr>
        <w:t>Read &amp; Sim</w:t>
      </w:r>
      <w:r w:rsidRPr="009E5C44">
        <w:t>: In this mode traffic is read from a file and simulated crossing the defined bridges.</w:t>
      </w:r>
    </w:p>
    <w:p w14:paraId="4A317352" w14:textId="77777777" w:rsidR="00FC63FA" w:rsidRPr="009E5C44" w:rsidRDefault="00FC63FA" w:rsidP="00FC63FA"/>
    <w:p w14:paraId="6621DC8A" w14:textId="77777777" w:rsidR="00FC63FA" w:rsidRPr="009E5C44" w:rsidRDefault="00FC63FA" w:rsidP="00FC63FA">
      <w:r w:rsidRPr="009E5C44">
        <w:t>Different types of input are required:</w:t>
      </w:r>
    </w:p>
    <w:p w14:paraId="3C168C79" w14:textId="77777777" w:rsidR="00FC63FA" w:rsidRPr="009E5C44" w:rsidRDefault="00FC63FA" w:rsidP="00FC63FA">
      <w:pPr>
        <w:numPr>
          <w:ilvl w:val="0"/>
          <w:numId w:val="15"/>
        </w:numPr>
      </w:pPr>
      <w:r w:rsidRPr="009E5C44">
        <w:t>Traffic model files: for the generation of artificial random traffic;</w:t>
      </w:r>
    </w:p>
    <w:p w14:paraId="4817DED7" w14:textId="77777777" w:rsidR="00FC63FA" w:rsidRPr="009E5C44" w:rsidRDefault="00FC63FA" w:rsidP="00C00385">
      <w:pPr>
        <w:numPr>
          <w:ilvl w:val="0"/>
          <w:numId w:val="15"/>
        </w:numPr>
      </w:pPr>
      <w:r w:rsidRPr="009E5C44">
        <w:t>Configuration file: the main user input file which configures each run of the program;</w:t>
      </w:r>
    </w:p>
    <w:p w14:paraId="56CCB2A0" w14:textId="77777777" w:rsidR="00FC63FA" w:rsidRPr="009E5C44" w:rsidRDefault="00C00385" w:rsidP="00C00385">
      <w:pPr>
        <w:numPr>
          <w:ilvl w:val="0"/>
          <w:numId w:val="15"/>
        </w:numPr>
      </w:pPr>
      <w:r w:rsidRPr="009E5C44">
        <w:t>Supporting</w:t>
      </w:r>
      <w:r w:rsidR="00FC63FA" w:rsidRPr="009E5C44">
        <w:t xml:space="preserve"> files: define bridges, influence lines and traffic flows to be used in</w:t>
      </w:r>
      <w:r w:rsidRPr="009E5C44">
        <w:t xml:space="preserve"> </w:t>
      </w:r>
      <w:r w:rsidR="00FC63FA" w:rsidRPr="009E5C44">
        <w:t>th</w:t>
      </w:r>
      <w:r w:rsidRPr="009E5C44">
        <w:t>e</w:t>
      </w:r>
      <w:r w:rsidR="00FC63FA" w:rsidRPr="009E5C44">
        <w:t xml:space="preserve"> simulation.</w:t>
      </w:r>
    </w:p>
    <w:p w14:paraId="05ED79C6" w14:textId="77777777" w:rsidR="00553A8F" w:rsidRPr="009E5C44" w:rsidRDefault="00553A8F" w:rsidP="00553A8F"/>
    <w:p w14:paraId="026545A6" w14:textId="77777777" w:rsidR="00553A8F" w:rsidRPr="009E5C44" w:rsidRDefault="00553A8F" w:rsidP="00553A8F">
      <w:r w:rsidRPr="009E5C44">
        <w:t>Thus for a successful run the files required are:</w:t>
      </w:r>
    </w:p>
    <w:p w14:paraId="022DA4EF" w14:textId="77777777" w:rsidR="00553A8F" w:rsidRPr="009E5C44" w:rsidRDefault="00553A8F" w:rsidP="00553A8F"/>
    <w:tbl>
      <w:tblPr>
        <w:tblW w:w="10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21"/>
        <w:gridCol w:w="6770"/>
      </w:tblGrid>
      <w:tr w:rsidR="00553A8F" w:rsidRPr="00D71FEC" w14:paraId="44B09E34" w14:textId="77777777" w:rsidTr="00D71FEC">
        <w:tc>
          <w:tcPr>
            <w:tcW w:w="3321" w:type="dxa"/>
            <w:shd w:val="clear" w:color="auto" w:fill="auto"/>
          </w:tcPr>
          <w:p w14:paraId="2C1D1E13" w14:textId="77777777" w:rsidR="00553A8F" w:rsidRPr="00D71FEC" w:rsidRDefault="00553A8F" w:rsidP="00553A8F">
            <w:pPr>
              <w:rPr>
                <w:b/>
              </w:rPr>
            </w:pPr>
            <w:r w:rsidRPr="00D71FEC">
              <w:rPr>
                <w:b/>
              </w:rPr>
              <w:t>Location</w:t>
            </w:r>
          </w:p>
        </w:tc>
        <w:tc>
          <w:tcPr>
            <w:tcW w:w="6770" w:type="dxa"/>
            <w:shd w:val="clear" w:color="auto" w:fill="auto"/>
          </w:tcPr>
          <w:p w14:paraId="741780AF" w14:textId="77777777" w:rsidR="00553A8F" w:rsidRPr="00D71FEC" w:rsidRDefault="00553A8F" w:rsidP="00553A8F">
            <w:pPr>
              <w:rPr>
                <w:b/>
              </w:rPr>
            </w:pPr>
            <w:r w:rsidRPr="00D71FEC">
              <w:rPr>
                <w:b/>
              </w:rPr>
              <w:t>Files</w:t>
            </w:r>
          </w:p>
        </w:tc>
      </w:tr>
      <w:tr w:rsidR="00553A8F" w:rsidRPr="009E5C44" w14:paraId="0FD1C394" w14:textId="77777777" w:rsidTr="00D71FEC">
        <w:tc>
          <w:tcPr>
            <w:tcW w:w="3321" w:type="dxa"/>
            <w:shd w:val="clear" w:color="auto" w:fill="auto"/>
          </w:tcPr>
          <w:p w14:paraId="46B208A2" w14:textId="77777777" w:rsidR="00201B1B" w:rsidRDefault="00201B1B" w:rsidP="00553A8F">
            <w:pPr>
              <w:rPr>
                <w:rFonts w:ascii="Courier New" w:hAnsi="Courier New" w:cs="Courier New"/>
              </w:rPr>
            </w:pPr>
            <w:r>
              <w:t xml:space="preserve">Traffic folder defined in </w:t>
            </w:r>
            <w:r w:rsidRPr="00201B1B">
              <w:rPr>
                <w:rFonts w:ascii="Courier New" w:hAnsi="Courier New" w:cs="Courier New"/>
              </w:rPr>
              <w:t>BTLSin.txt</w:t>
            </w:r>
            <w:r>
              <w:t>, usually</w:t>
            </w:r>
          </w:p>
          <w:p w14:paraId="3701FD3A" w14:textId="77777777" w:rsidR="00553A8F" w:rsidRPr="009E5C44" w:rsidRDefault="00553A8F" w:rsidP="00553A8F">
            <w:r w:rsidRPr="00D71FEC">
              <w:rPr>
                <w:rFonts w:ascii="Courier New" w:hAnsi="Courier New" w:cs="Courier New"/>
              </w:rPr>
              <w:t>C:\Traffic\</w:t>
            </w:r>
            <w:r w:rsidRPr="009E5C44">
              <w:t>[The Site]</w:t>
            </w:r>
          </w:p>
        </w:tc>
        <w:tc>
          <w:tcPr>
            <w:tcW w:w="6770" w:type="dxa"/>
            <w:shd w:val="clear" w:color="auto" w:fill="auto"/>
          </w:tcPr>
          <w:p w14:paraId="625C73C2" w14:textId="77777777" w:rsidR="00553A8F" w:rsidRPr="009E5C44" w:rsidRDefault="00553A8F" w:rsidP="00553A8F">
            <w:bookmarkStart w:id="10" w:name="OLE_LINK7"/>
            <w:bookmarkStart w:id="11" w:name="OLE_LINK8"/>
            <w:r w:rsidRPr="009E5C44">
              <w:t xml:space="preserve">Several </w:t>
            </w:r>
            <w:bookmarkEnd w:id="10"/>
            <w:bookmarkEnd w:id="11"/>
            <w:r w:rsidRPr="009E5C44">
              <w:t>– see Traffic Data input files section</w:t>
            </w:r>
          </w:p>
        </w:tc>
      </w:tr>
      <w:tr w:rsidR="00553A8F" w:rsidRPr="009E5C44" w14:paraId="4816119B" w14:textId="77777777" w:rsidTr="00D71FEC">
        <w:tc>
          <w:tcPr>
            <w:tcW w:w="3321" w:type="dxa"/>
            <w:shd w:val="clear" w:color="auto" w:fill="auto"/>
          </w:tcPr>
          <w:p w14:paraId="7D48C008" w14:textId="77777777" w:rsidR="0073228B" w:rsidRDefault="0073228B" w:rsidP="00553A8F">
            <w:r>
              <w:t>Working</w:t>
            </w:r>
            <w:r w:rsidR="00553A8F" w:rsidRPr="009E5C44">
              <w:t xml:space="preserve"> Folder </w:t>
            </w:r>
          </w:p>
          <w:p w14:paraId="6AFBE6BE" w14:textId="77777777" w:rsidR="00553A8F" w:rsidRPr="009E5C44" w:rsidRDefault="0073228B" w:rsidP="00553A8F">
            <w:r>
              <w:t>(</w:t>
            </w:r>
            <w:r w:rsidR="00553A8F" w:rsidRPr="009E5C44">
              <w:t>anywhere on computer</w:t>
            </w:r>
            <w:r>
              <w:t>)</w:t>
            </w:r>
          </w:p>
        </w:tc>
        <w:tc>
          <w:tcPr>
            <w:tcW w:w="6770" w:type="dxa"/>
            <w:shd w:val="clear" w:color="auto" w:fill="auto"/>
          </w:tcPr>
          <w:p w14:paraId="5CD00055" w14:textId="77777777" w:rsidR="00553A8F" w:rsidRPr="009E5C44" w:rsidRDefault="00553A8F" w:rsidP="00553A8F">
            <w:r w:rsidRPr="00D71FEC">
              <w:rPr>
                <w:rFonts w:ascii="Courier New" w:hAnsi="Courier New" w:cs="Courier New"/>
              </w:rPr>
              <w:t>BridgeTrafficLoadSim.exe</w:t>
            </w:r>
            <w:r w:rsidRPr="009E5C44">
              <w:t xml:space="preserve"> (or 64 bit version)</w:t>
            </w:r>
          </w:p>
          <w:p w14:paraId="32A999B7" w14:textId="77777777" w:rsidR="00553A8F" w:rsidRPr="00D71FEC" w:rsidRDefault="00553A8F" w:rsidP="00553A8F">
            <w:pPr>
              <w:rPr>
                <w:rFonts w:ascii="Courier New" w:hAnsi="Courier New" w:cs="Courier New"/>
              </w:rPr>
            </w:pPr>
            <w:r w:rsidRPr="00D71FEC">
              <w:rPr>
                <w:rFonts w:ascii="Courier New" w:hAnsi="Courier New" w:cs="Courier New"/>
              </w:rPr>
              <w:t>BTLSin.txt</w:t>
            </w:r>
          </w:p>
          <w:p w14:paraId="2F7ADD58" w14:textId="77777777" w:rsidR="00553A8F" w:rsidRPr="009E5C44" w:rsidRDefault="00553A8F" w:rsidP="00553A8F">
            <w:r w:rsidRPr="009E5C44">
              <w:t>Lane flow definition file</w:t>
            </w:r>
          </w:p>
          <w:p w14:paraId="178A46F9" w14:textId="77777777" w:rsidR="00553A8F" w:rsidRPr="009E5C44" w:rsidRDefault="00553A8F" w:rsidP="00553A8F">
            <w:r w:rsidRPr="009E5C44">
              <w:t>Bridge definition file</w:t>
            </w:r>
          </w:p>
          <w:p w14:paraId="2ED1754E" w14:textId="77777777" w:rsidR="00553A8F" w:rsidRDefault="00553A8F" w:rsidP="00553A8F">
            <w:r w:rsidRPr="009E5C44">
              <w:t>Influence line definition file</w:t>
            </w:r>
          </w:p>
          <w:p w14:paraId="348E09AD" w14:textId="77777777" w:rsidR="00201B1B" w:rsidRPr="009E5C44" w:rsidRDefault="00201B1B" w:rsidP="00553A8F">
            <w:r>
              <w:lastRenderedPageBreak/>
              <w:t>Influence Surface definition file</w:t>
            </w:r>
          </w:p>
        </w:tc>
      </w:tr>
    </w:tbl>
    <w:p w14:paraId="11AE4665" w14:textId="77777777" w:rsidR="00553A8F" w:rsidRPr="009E5C44" w:rsidRDefault="00553A8F" w:rsidP="00553A8F"/>
    <w:p w14:paraId="65CF576C" w14:textId="77777777" w:rsidR="00F6210D" w:rsidRPr="009E5C44" w:rsidRDefault="00201B1B" w:rsidP="00A97FC4">
      <w:pPr>
        <w:rPr>
          <w:lang w:eastAsia="en-US"/>
        </w:rPr>
      </w:pPr>
      <w:r>
        <w:rPr>
          <w:lang w:eastAsia="en-US"/>
        </w:rPr>
        <w:t>Depending on the program mode and input values, BTLS will run if some of the above files are missing or not accessible. Warnings are usually given.</w:t>
      </w:r>
    </w:p>
    <w:p w14:paraId="5E59B60E" w14:textId="77777777" w:rsidR="00F61B38" w:rsidRPr="009E5C44" w:rsidRDefault="004154D5" w:rsidP="004154D5">
      <w:pPr>
        <w:pStyle w:val="Heading2"/>
        <w:rPr>
          <w:lang w:val="en-IE"/>
        </w:rPr>
      </w:pPr>
      <w:bookmarkStart w:id="12" w:name="_Toc343728222"/>
      <w:r w:rsidRPr="009E5C44">
        <w:rPr>
          <w:lang w:val="en-IE"/>
        </w:rPr>
        <w:lastRenderedPageBreak/>
        <w:t>Traffic Files</w:t>
      </w:r>
      <w:bookmarkEnd w:id="12"/>
    </w:p>
    <w:p w14:paraId="32AA1F8A" w14:textId="77777777" w:rsidR="004154D5" w:rsidRPr="009E5C44" w:rsidRDefault="004154D5" w:rsidP="00F61B38">
      <w:pPr>
        <w:rPr>
          <w:lang w:eastAsia="en-US"/>
        </w:rPr>
      </w:pPr>
      <w:r w:rsidRPr="009E5C44">
        <w:rPr>
          <w:lang w:eastAsia="en-US"/>
        </w:rPr>
        <w:t xml:space="preserve">The model describing the physical characteristics of the traffic is defined in a series of files </w:t>
      </w:r>
      <w:r w:rsidR="0079004B" w:rsidRPr="009E5C44">
        <w:t>located in a folder, named after the site which is located, which is a sub-folder to</w:t>
      </w:r>
      <w:r w:rsidR="00201B1B">
        <w:t xml:space="preserve"> the </w:t>
      </w:r>
      <w:proofErr w:type="spellStart"/>
      <w:r w:rsidR="00201B1B">
        <w:t>Traffi</w:t>
      </w:r>
      <w:proofErr w:type="spellEnd"/>
      <w:r w:rsidR="00201B1B">
        <w:t xml:space="preserve"> Folder. As of v1.2.0 this location can be specified in </w:t>
      </w:r>
      <w:r w:rsidR="00201B1B" w:rsidRPr="00201B1B">
        <w:rPr>
          <w:rFonts w:ascii="Courier New" w:hAnsi="Courier New" w:cs="Courier New"/>
        </w:rPr>
        <w:t>BTLSin.txt</w:t>
      </w:r>
      <w:r w:rsidR="00201B1B">
        <w:t>, but it is recommended to keep it at</w:t>
      </w:r>
      <w:r w:rsidR="0079004B" w:rsidRPr="009E5C44">
        <w:t xml:space="preserve"> </w:t>
      </w:r>
      <w:r w:rsidR="0079004B" w:rsidRPr="009E5C44">
        <w:rPr>
          <w:rStyle w:val="StyleCodeCharChar"/>
          <w:rFonts w:ascii="Courier New" w:hAnsi="Courier New" w:cs="Courier New"/>
        </w:rPr>
        <w:t>C:\Traffic\</w:t>
      </w:r>
      <w:r w:rsidR="0079004B" w:rsidRPr="009E5C44">
        <w:t>.</w:t>
      </w:r>
    </w:p>
    <w:p w14:paraId="4388AC8D" w14:textId="77777777" w:rsidR="004154D5" w:rsidRPr="009E5C44" w:rsidRDefault="004154D5" w:rsidP="00F61B38">
      <w:pPr>
        <w:rPr>
          <w:lang w:eastAsia="en-US"/>
        </w:rPr>
      </w:pPr>
    </w:p>
    <w:p w14:paraId="6D5078A2" w14:textId="77777777" w:rsidR="004154D5" w:rsidRPr="009E5C44" w:rsidRDefault="004154D5" w:rsidP="004154D5">
      <w:r w:rsidRPr="009E5C44">
        <w:tab/>
      </w:r>
      <w:r w:rsidRPr="009E5C44">
        <w:rPr>
          <w:b/>
          <w:color w:val="FF0000"/>
          <w:u w:val="single"/>
          <w:lang w:eastAsia="en-US"/>
        </w:rPr>
        <w:t>Important!</w:t>
      </w:r>
    </w:p>
    <w:p w14:paraId="4330CFC5" w14:textId="77777777" w:rsidR="004154D5" w:rsidRPr="009E5C44" w:rsidRDefault="004154D5" w:rsidP="004154D5">
      <w:pPr>
        <w:ind w:left="720"/>
      </w:pPr>
      <w:r w:rsidRPr="009E5C44">
        <w:t>The traffic folder must reside at</w:t>
      </w:r>
      <w:r w:rsidR="00201B1B">
        <w:t xml:space="preserve"> the location specified in </w:t>
      </w:r>
      <w:r w:rsidR="00201B1B" w:rsidRPr="00201B1B">
        <w:rPr>
          <w:rFonts w:ascii="Courier New" w:hAnsi="Courier New" w:cs="Courier New"/>
        </w:rPr>
        <w:t>BTLSin.txt</w:t>
      </w:r>
      <w:r w:rsidRPr="009E5C44">
        <w:t xml:space="preserve"> </w:t>
      </w:r>
      <w:r w:rsidR="00201B1B">
        <w:t xml:space="preserve">(usually </w:t>
      </w:r>
      <w:r w:rsidRPr="009E5C44">
        <w:rPr>
          <w:rFonts w:ascii="Courier New" w:hAnsi="Courier New" w:cs="Courier New"/>
        </w:rPr>
        <w:t>C:\Traffic\</w:t>
      </w:r>
      <w:r w:rsidR="00201B1B">
        <w:t>)</w:t>
      </w:r>
      <w:r w:rsidRPr="009E5C44">
        <w:t>.</w:t>
      </w:r>
    </w:p>
    <w:p w14:paraId="429F8837" w14:textId="77777777" w:rsidR="004154D5" w:rsidRPr="009E5C44" w:rsidRDefault="004154D5" w:rsidP="00F61B38">
      <w:pPr>
        <w:rPr>
          <w:lang w:eastAsia="en-US"/>
        </w:rPr>
      </w:pPr>
    </w:p>
    <w:p w14:paraId="7D39830A" w14:textId="77777777" w:rsidR="004154D5" w:rsidRPr="009E5C44" w:rsidRDefault="004154D5" w:rsidP="00F61B38">
      <w:pPr>
        <w:rPr>
          <w:lang w:eastAsia="en-US"/>
        </w:rPr>
      </w:pPr>
      <w:r w:rsidRPr="009E5C44">
        <w:rPr>
          <w:lang w:eastAsia="en-US"/>
        </w:rPr>
        <w:t xml:space="preserve">The traffic model is described by </w:t>
      </w:r>
      <w:proofErr w:type="spellStart"/>
      <w:r w:rsidRPr="009E5C44">
        <w:rPr>
          <w:lang w:eastAsia="en-US"/>
        </w:rPr>
        <w:t>Caprani</w:t>
      </w:r>
      <w:proofErr w:type="spellEnd"/>
      <w:r w:rsidRPr="009E5C44">
        <w:rPr>
          <w:lang w:eastAsia="en-US"/>
        </w:rPr>
        <w:t xml:space="preserve"> (2005), and is based on Grave (2001). Presently, 13 sites have been modelled accordingly and are indexed by BTLS as follows, and are located in sub-folders of the site name below:</w:t>
      </w:r>
    </w:p>
    <w:p w14:paraId="22650767" w14:textId="77777777" w:rsidR="004154D5" w:rsidRPr="009E5C44" w:rsidRDefault="004154D5" w:rsidP="00F61B38">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96"/>
        <w:gridCol w:w="3234"/>
      </w:tblGrid>
      <w:tr w:rsidR="004154D5" w:rsidRPr="009E5C44" w14:paraId="7413234A" w14:textId="77777777" w:rsidTr="004154D5">
        <w:trPr>
          <w:trHeight w:val="410"/>
          <w:jc w:val="center"/>
        </w:trPr>
        <w:tc>
          <w:tcPr>
            <w:tcW w:w="4230" w:type="dxa"/>
            <w:gridSpan w:val="2"/>
            <w:vAlign w:val="center"/>
          </w:tcPr>
          <w:p w14:paraId="18D9BC22"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 Indices</w:t>
            </w:r>
          </w:p>
        </w:tc>
      </w:tr>
      <w:tr w:rsidR="004154D5" w:rsidRPr="009E5C44" w14:paraId="118521A3" w14:textId="77777777" w:rsidTr="004154D5">
        <w:trPr>
          <w:trHeight w:val="289"/>
          <w:jc w:val="center"/>
        </w:trPr>
        <w:tc>
          <w:tcPr>
            <w:tcW w:w="996" w:type="dxa"/>
            <w:vAlign w:val="center"/>
          </w:tcPr>
          <w:p w14:paraId="1D3DBDE7"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Index</w:t>
            </w:r>
          </w:p>
        </w:tc>
        <w:tc>
          <w:tcPr>
            <w:tcW w:w="3234" w:type="dxa"/>
            <w:vAlign w:val="center"/>
          </w:tcPr>
          <w:p w14:paraId="64AB0FAC" w14:textId="77777777" w:rsidR="004154D5" w:rsidRPr="009E5C44" w:rsidRDefault="004154D5" w:rsidP="00E0083E">
            <w:pPr>
              <w:pStyle w:val="TableEntries"/>
              <w:rPr>
                <w:rFonts w:ascii="Times New Roman" w:hAnsi="Times New Roman"/>
                <w:b/>
                <w:sz w:val="28"/>
                <w:szCs w:val="28"/>
              </w:rPr>
            </w:pPr>
            <w:r w:rsidRPr="009E5C44">
              <w:rPr>
                <w:rFonts w:ascii="Times New Roman" w:hAnsi="Times New Roman"/>
                <w:b/>
                <w:sz w:val="28"/>
                <w:szCs w:val="28"/>
              </w:rPr>
              <w:t>Site</w:t>
            </w:r>
          </w:p>
        </w:tc>
      </w:tr>
      <w:tr w:rsidR="004154D5" w:rsidRPr="009E5C44" w14:paraId="43E17A61" w14:textId="77777777" w:rsidTr="004154D5">
        <w:trPr>
          <w:trHeight w:val="2215"/>
          <w:jc w:val="center"/>
        </w:trPr>
        <w:tc>
          <w:tcPr>
            <w:tcW w:w="996" w:type="dxa"/>
            <w:tcBorders>
              <w:bottom w:val="single" w:sz="4" w:space="0" w:color="auto"/>
            </w:tcBorders>
          </w:tcPr>
          <w:p w14:paraId="3B68302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w:t>
            </w:r>
          </w:p>
          <w:p w14:paraId="270B012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2</w:t>
            </w:r>
          </w:p>
          <w:p w14:paraId="6C384AF2"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3</w:t>
            </w:r>
          </w:p>
          <w:p w14:paraId="46A029F0"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4</w:t>
            </w:r>
          </w:p>
          <w:p w14:paraId="0975B82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5</w:t>
            </w:r>
          </w:p>
          <w:p w14:paraId="04257899"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6</w:t>
            </w:r>
          </w:p>
          <w:p w14:paraId="2C90384F"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7</w:t>
            </w:r>
          </w:p>
          <w:p w14:paraId="33CD076A"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8</w:t>
            </w:r>
          </w:p>
          <w:p w14:paraId="5BA249BE"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9</w:t>
            </w:r>
          </w:p>
          <w:p w14:paraId="7BF3EEDD"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10</w:t>
            </w:r>
          </w:p>
          <w:p w14:paraId="581F8341"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11</w:t>
            </w:r>
          </w:p>
          <w:p w14:paraId="4BFB2EE7"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12</w:t>
            </w:r>
          </w:p>
          <w:p w14:paraId="7E432908" w14:textId="77777777" w:rsidR="004154D5" w:rsidRPr="009E5C44" w:rsidRDefault="004154D5" w:rsidP="00E0083E">
            <w:pPr>
              <w:pStyle w:val="TableEntries"/>
              <w:rPr>
                <w:rFonts w:ascii="Times New Roman" w:hAnsi="Times New Roman"/>
                <w:sz w:val="28"/>
                <w:szCs w:val="28"/>
              </w:rPr>
            </w:pPr>
            <w:r w:rsidRPr="009E5C44">
              <w:rPr>
                <w:rFonts w:ascii="Times New Roman" w:hAnsi="Times New Roman"/>
                <w:sz w:val="28"/>
                <w:szCs w:val="28"/>
              </w:rPr>
              <w:t>13</w:t>
            </w:r>
          </w:p>
        </w:tc>
        <w:tc>
          <w:tcPr>
            <w:tcW w:w="3234" w:type="dxa"/>
            <w:tcBorders>
              <w:bottom w:val="single" w:sz="4" w:space="0" w:color="auto"/>
            </w:tcBorders>
          </w:tcPr>
          <w:p w14:paraId="718A254B"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Angers</w:t>
            </w:r>
          </w:p>
          <w:p w14:paraId="5BC5A52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Auxerre</w:t>
            </w:r>
          </w:p>
          <w:p w14:paraId="485DD38F"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A196</w:t>
            </w:r>
          </w:p>
          <w:p w14:paraId="528A0198"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B224</w:t>
            </w:r>
          </w:p>
          <w:p w14:paraId="136C0C99" w14:textId="77777777" w:rsidR="004154D5" w:rsidRPr="006D2E7B" w:rsidRDefault="004154D5"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A296</w:t>
            </w:r>
          </w:p>
          <w:p w14:paraId="332BFE08" w14:textId="77777777" w:rsidR="004154D5" w:rsidRPr="006D2E7B" w:rsidRDefault="00CA3421" w:rsidP="00E0083E">
            <w:pPr>
              <w:pStyle w:val="TableEntries"/>
              <w:jc w:val="left"/>
              <w:rPr>
                <w:rFonts w:ascii="Times New Roman" w:hAnsi="Times New Roman"/>
                <w:sz w:val="28"/>
                <w:szCs w:val="28"/>
                <w:lang w:val="fr-FR"/>
              </w:rPr>
            </w:pPr>
            <w:r w:rsidRPr="006D2E7B">
              <w:rPr>
                <w:rFonts w:ascii="Times New Roman" w:hAnsi="Times New Roman"/>
                <w:sz w:val="28"/>
                <w:szCs w:val="28"/>
                <w:lang w:val="fr-FR"/>
              </w:rPr>
              <w:t>SAMARIS\</w:t>
            </w:r>
            <w:r w:rsidR="004154D5" w:rsidRPr="006D2E7B">
              <w:rPr>
                <w:rFonts w:ascii="Times New Roman" w:hAnsi="Times New Roman"/>
                <w:sz w:val="28"/>
                <w:szCs w:val="28"/>
                <w:lang w:val="fr-FR"/>
              </w:rPr>
              <w:t>D1</w:t>
            </w:r>
          </w:p>
          <w:p w14:paraId="39BD5871" w14:textId="77777777" w:rsidR="004154D5" w:rsidRPr="009E5C44" w:rsidRDefault="004154D5" w:rsidP="00E0083E">
            <w:pPr>
              <w:pStyle w:val="TableEntries"/>
              <w:jc w:val="left"/>
              <w:rPr>
                <w:rFonts w:ascii="Times New Roman" w:hAnsi="Times New Roman"/>
                <w:sz w:val="28"/>
                <w:szCs w:val="28"/>
              </w:rPr>
            </w:pPr>
            <w:r w:rsidRPr="009E5C44">
              <w:rPr>
                <w:rFonts w:ascii="Times New Roman" w:hAnsi="Times New Roman"/>
                <w:sz w:val="28"/>
                <w:szCs w:val="28"/>
              </w:rPr>
              <w:t>SAMARIS</w:t>
            </w:r>
            <w:r w:rsidR="00CA3421">
              <w:rPr>
                <w:rFonts w:ascii="Times New Roman" w:hAnsi="Times New Roman"/>
                <w:sz w:val="28"/>
                <w:szCs w:val="28"/>
              </w:rPr>
              <w:t>\</w:t>
            </w:r>
            <w:r w:rsidRPr="009E5C44">
              <w:rPr>
                <w:rFonts w:ascii="Times New Roman" w:hAnsi="Times New Roman"/>
                <w:sz w:val="28"/>
                <w:szCs w:val="28"/>
              </w:rPr>
              <w:t>D2</w:t>
            </w:r>
          </w:p>
          <w:p w14:paraId="2FF6B13B"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D3</w:t>
            </w:r>
          </w:p>
          <w:p w14:paraId="25F9F788"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S1</w:t>
            </w:r>
          </w:p>
          <w:p w14:paraId="0199E0BF"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S2</w:t>
            </w:r>
          </w:p>
          <w:p w14:paraId="074FA5AE"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S3</w:t>
            </w:r>
          </w:p>
          <w:p w14:paraId="1593B0B9"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D</w:t>
            </w:r>
          </w:p>
          <w:p w14:paraId="5DEF6423" w14:textId="77777777" w:rsidR="004154D5" w:rsidRPr="009E5C44" w:rsidRDefault="00CA3421" w:rsidP="00E0083E">
            <w:pPr>
              <w:pStyle w:val="TableEntries"/>
              <w:jc w:val="left"/>
              <w:rPr>
                <w:rFonts w:ascii="Times New Roman" w:hAnsi="Times New Roman"/>
                <w:sz w:val="28"/>
                <w:szCs w:val="28"/>
              </w:rPr>
            </w:pPr>
            <w:r>
              <w:rPr>
                <w:rFonts w:ascii="Times New Roman" w:hAnsi="Times New Roman"/>
                <w:sz w:val="28"/>
                <w:szCs w:val="28"/>
              </w:rPr>
              <w:t>SAMARIS\</w:t>
            </w:r>
            <w:r w:rsidR="004154D5" w:rsidRPr="009E5C44">
              <w:rPr>
                <w:rFonts w:ascii="Times New Roman" w:hAnsi="Times New Roman"/>
                <w:sz w:val="28"/>
                <w:szCs w:val="28"/>
              </w:rPr>
              <w:t>S</w:t>
            </w:r>
          </w:p>
        </w:tc>
      </w:tr>
    </w:tbl>
    <w:p w14:paraId="3C20AD5C" w14:textId="77777777" w:rsidR="0079004B" w:rsidRPr="009E5C44" w:rsidRDefault="0079004B" w:rsidP="00F61B38">
      <w:pPr>
        <w:rPr>
          <w:lang w:eastAsia="en-US"/>
        </w:rPr>
      </w:pPr>
    </w:p>
    <w:p w14:paraId="4CA77F42" w14:textId="77777777" w:rsidR="004154D5" w:rsidRPr="009E5C44" w:rsidRDefault="004154D5" w:rsidP="00F61B38">
      <w:pPr>
        <w:rPr>
          <w:lang w:eastAsia="en-US"/>
        </w:rPr>
      </w:pPr>
      <w:r w:rsidRPr="009E5C44">
        <w:rPr>
          <w:lang w:eastAsia="en-US"/>
        </w:rPr>
        <w:t>Auxerre is particularly important as the Eurocode load model LM1 was initially calibrated upon this traffic.</w:t>
      </w:r>
    </w:p>
    <w:p w14:paraId="50C9E2D7" w14:textId="77777777" w:rsidR="0079004B" w:rsidRPr="009E5C44" w:rsidRDefault="0079004B" w:rsidP="00F61B38">
      <w:pPr>
        <w:rPr>
          <w:lang w:eastAsia="en-US"/>
        </w:rPr>
      </w:pPr>
    </w:p>
    <w:p w14:paraId="6C10201A" w14:textId="77777777" w:rsidR="0079004B" w:rsidRPr="009E5C44" w:rsidRDefault="0079004B" w:rsidP="0079004B">
      <w:pPr>
        <w:pStyle w:val="Heading3"/>
      </w:pPr>
      <w:r w:rsidRPr="009E5C44">
        <w:lastRenderedPageBreak/>
        <w:t>Traffic Data Input Files</w:t>
      </w:r>
    </w:p>
    <w:p w14:paraId="41AC8905" w14:textId="77777777" w:rsidR="0079004B" w:rsidRPr="009E5C44" w:rsidRDefault="0079004B" w:rsidP="0079004B">
      <w:r w:rsidRPr="009E5C44">
        <w:t>The files then placed in this folder are of type comma separated values (</w:t>
      </w:r>
      <w:r w:rsidRPr="0073228B">
        <w:rPr>
          <w:rStyle w:val="StyleCodeCharChar"/>
          <w:rFonts w:ascii="Courier New" w:hAnsi="Courier New" w:cs="Courier New"/>
        </w:rPr>
        <w:t>*.csv</w:t>
      </w:r>
      <w:r w:rsidRPr="009E5C44">
        <w:t>). These file types are easily created in a spread</w:t>
      </w:r>
      <w:r w:rsidR="0073228B">
        <w:t xml:space="preserve"> </w:t>
      </w:r>
      <w:r w:rsidRPr="009E5C44">
        <w:t>sheet program, but can also be read or edited in a text editor.</w:t>
      </w:r>
    </w:p>
    <w:p w14:paraId="13115D29" w14:textId="77777777" w:rsidR="0079004B" w:rsidRPr="009E5C44" w:rsidRDefault="0079004B" w:rsidP="0079004B">
      <w:pPr>
        <w:rPr>
          <w:lang w:eastAsia="en-US"/>
        </w:rPr>
      </w:pPr>
    </w:p>
    <w:p w14:paraId="1C2FA74B" w14:textId="77777777" w:rsidR="0079004B" w:rsidRPr="009E5C44" w:rsidRDefault="0079004B" w:rsidP="0079004B">
      <w:r w:rsidRPr="009E5C44">
        <w:rPr>
          <w:lang w:eastAsia="en-US"/>
        </w:rPr>
        <w:t>Many of the vehicles properties are modelled with a three-mode normal distribution</w:t>
      </w:r>
      <w:r w:rsidRPr="009E5C44">
        <w:t xml:space="preserve">; that is, the data may be multi-modally normally distributed. There are three parameters required for each of the modes: the weight, </w:t>
      </w:r>
      <w:r w:rsidRPr="009E5C44">
        <w:rPr>
          <w:rFonts w:ascii="Symbol" w:hAnsi="Symbol"/>
          <w:i/>
        </w:rPr>
        <w:t></w:t>
      </w:r>
      <w:r w:rsidRPr="009E5C44">
        <w:rPr>
          <w:rFonts w:ascii="Symbol" w:hAnsi="Symbol"/>
        </w:rPr>
        <w:t></w:t>
      </w:r>
      <w:r w:rsidRPr="009E5C44">
        <w:t xml:space="preserve"> the mean, </w:t>
      </w:r>
      <w:r w:rsidRPr="009E5C44">
        <w:rPr>
          <w:rFonts w:ascii="Symbol" w:hAnsi="Symbol"/>
          <w:i/>
        </w:rPr>
        <w:t></w:t>
      </w:r>
      <w:r w:rsidRPr="009E5C44">
        <w:t xml:space="preserve"> and the standard deviation, </w:t>
      </w:r>
      <w:r w:rsidRPr="009E5C44">
        <w:rPr>
          <w:rFonts w:ascii="Symbol" w:hAnsi="Symbol"/>
          <w:i/>
        </w:rPr>
        <w:t></w:t>
      </w:r>
      <w:r w:rsidRPr="009E5C44">
        <w:rPr>
          <w:rFonts w:ascii="Symbol" w:hAnsi="Symbol"/>
        </w:rPr>
        <w:t></w:t>
      </w:r>
      <w:r w:rsidRPr="009E5C44">
        <w:t xml:space="preserve"> The maximum number of modes allowed for is three; hence the 3×3 tabular format of the data. The units of the data are as per the traffic file convention explained in the Output section.</w:t>
      </w:r>
    </w:p>
    <w:p w14:paraId="6B31A0F7" w14:textId="77777777" w:rsidR="0079004B" w:rsidRPr="009E5C44" w:rsidRDefault="0079004B" w:rsidP="00F61B38">
      <w:pPr>
        <w:rPr>
          <w:lang w:eastAsia="en-US"/>
        </w:rPr>
      </w:pPr>
    </w:p>
    <w:p w14:paraId="69F910D3" w14:textId="77777777" w:rsidR="0079004B" w:rsidRPr="009E5C44" w:rsidRDefault="0079004B" w:rsidP="0079004B">
      <w:r w:rsidRPr="009E5C44">
        <w:tab/>
      </w:r>
      <w:r w:rsidRPr="009E5C44">
        <w:rPr>
          <w:b/>
          <w:color w:val="FF0000"/>
          <w:u w:val="single"/>
          <w:lang w:eastAsia="en-US"/>
        </w:rPr>
        <w:t>Important!</w:t>
      </w:r>
    </w:p>
    <w:p w14:paraId="13075A7A" w14:textId="77777777" w:rsidR="0079004B" w:rsidRPr="009E5C44" w:rsidRDefault="0079004B" w:rsidP="0079004B">
      <w:pPr>
        <w:ind w:firstLine="720"/>
        <w:rPr>
          <w:lang w:eastAsia="en-US"/>
        </w:rPr>
      </w:pPr>
      <w:r w:rsidRPr="009E5C44">
        <w:rPr>
          <w:lang w:eastAsia="en-US"/>
        </w:rPr>
        <w:t>The files names must be as given for each modelled property.</w:t>
      </w:r>
    </w:p>
    <w:p w14:paraId="1C26BC69" w14:textId="77777777" w:rsidR="00BF4A88" w:rsidRPr="009E5C44" w:rsidRDefault="00BF4A88" w:rsidP="00F61B38">
      <w:pPr>
        <w:rPr>
          <w:lang w:eastAsia="en-US"/>
        </w:rPr>
      </w:pPr>
    </w:p>
    <w:p w14:paraId="1516C391" w14:textId="77777777" w:rsidR="0079004B" w:rsidRPr="009E5C44" w:rsidRDefault="00BF4A88" w:rsidP="00F61B38">
      <w:pPr>
        <w:rPr>
          <w:lang w:eastAsia="en-US"/>
        </w:rPr>
      </w:pPr>
      <w:r w:rsidRPr="009E5C44">
        <w:rPr>
          <w:lang w:eastAsia="en-US"/>
        </w:rPr>
        <w:t xml:space="preserve">The input defining the traffic flow and composition is made in the </w:t>
      </w:r>
      <w:r w:rsidR="0073228B">
        <w:rPr>
          <w:lang w:eastAsia="en-US"/>
        </w:rPr>
        <w:t>working</w:t>
      </w:r>
      <w:r w:rsidRPr="009E5C44">
        <w:rPr>
          <w:lang w:eastAsia="en-US"/>
        </w:rPr>
        <w:t xml:space="preserve"> folder as the executable.</w:t>
      </w:r>
    </w:p>
    <w:p w14:paraId="255946BA" w14:textId="77777777" w:rsidR="00BF4A88" w:rsidRPr="009E5C44" w:rsidRDefault="00BF4A88" w:rsidP="00F61B38">
      <w:pPr>
        <w:rPr>
          <w:lang w:eastAsia="en-US"/>
        </w:rPr>
      </w:pPr>
    </w:p>
    <w:p w14:paraId="6CFB181F" w14:textId="77777777" w:rsidR="00BF4A88" w:rsidRPr="009E5C44" w:rsidRDefault="00BF4A88" w:rsidP="00BF4A88">
      <w:r w:rsidRPr="009E5C44">
        <w:tab/>
      </w:r>
      <w:r w:rsidRPr="009E5C44">
        <w:rPr>
          <w:b/>
          <w:color w:val="FF0000"/>
          <w:u w:val="single"/>
          <w:lang w:eastAsia="en-US"/>
        </w:rPr>
        <w:t>Important!</w:t>
      </w:r>
    </w:p>
    <w:p w14:paraId="77D95332" w14:textId="77777777" w:rsidR="00BF4A88" w:rsidRPr="009E5C44" w:rsidRDefault="00BF4A88" w:rsidP="00BF4A88">
      <w:pPr>
        <w:ind w:firstLine="720"/>
        <w:rPr>
          <w:lang w:eastAsia="en-US"/>
        </w:rPr>
      </w:pPr>
      <w:r w:rsidRPr="009E5C44">
        <w:rPr>
          <w:lang w:eastAsia="en-US"/>
        </w:rPr>
        <w:t>The current traffic model only accounts for vehicles with up to 5 axles.</w:t>
      </w:r>
    </w:p>
    <w:p w14:paraId="6759A1C5" w14:textId="77777777" w:rsidR="00BF4A88" w:rsidRDefault="00BF4A88" w:rsidP="00F61B38">
      <w:pPr>
        <w:rPr>
          <w:lang w:eastAsia="en-US"/>
        </w:rPr>
      </w:pPr>
    </w:p>
    <w:p w14:paraId="749FDF1A" w14:textId="77777777" w:rsidR="005F3FDB" w:rsidRPr="005F3FDB" w:rsidRDefault="005F3FDB" w:rsidP="00F61B38">
      <w:pPr>
        <w:rPr>
          <w:b/>
          <w:lang w:eastAsia="en-US"/>
        </w:rPr>
      </w:pPr>
      <w:r w:rsidRPr="005F3FDB">
        <w:rPr>
          <w:b/>
          <w:lang w:eastAsia="en-US"/>
        </w:rPr>
        <w:t>Note:</w:t>
      </w:r>
    </w:p>
    <w:p w14:paraId="343ECECC" w14:textId="77777777" w:rsidR="005F3FDB" w:rsidRPr="009E5C44" w:rsidRDefault="005F3FDB" w:rsidP="00F61B38">
      <w:pPr>
        <w:rPr>
          <w:lang w:eastAsia="en-US"/>
        </w:rPr>
      </w:pPr>
      <w:r>
        <w:rPr>
          <w:lang w:eastAsia="en-US"/>
        </w:rPr>
        <w:t>In the following, tri-modal normal distributions are often used to model parameters. Should deterministic values be needed instead, the distribution should have only one mode, set the mean to the required value, and set the standard deviation to zero.</w:t>
      </w:r>
    </w:p>
    <w:p w14:paraId="689046BE" w14:textId="77777777" w:rsidR="00F6210D" w:rsidRPr="009E5C44" w:rsidRDefault="00BF4A88" w:rsidP="00F6210D">
      <w:pPr>
        <w:pStyle w:val="Heading4"/>
      </w:pPr>
      <w:r w:rsidRPr="009E5C44">
        <w:br w:type="page"/>
      </w:r>
      <w:bookmarkStart w:id="13" w:name="OLE_LINK11"/>
      <w:bookmarkStart w:id="14" w:name="OLE_LINK12"/>
      <w:r w:rsidR="00F6210D" w:rsidRPr="009E5C44">
        <w:lastRenderedPageBreak/>
        <w:t>Axle Spacing</w:t>
      </w:r>
      <w:r w:rsidR="0079004B" w:rsidRPr="009E5C44">
        <w:t xml:space="preserve"> Definition</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79004B" w:rsidRPr="009E5C44" w14:paraId="74B034AB" w14:textId="77777777" w:rsidTr="0079004B">
        <w:trPr>
          <w:trHeight w:val="540"/>
        </w:trPr>
        <w:tc>
          <w:tcPr>
            <w:tcW w:w="2126" w:type="dxa"/>
            <w:vAlign w:val="center"/>
          </w:tcPr>
          <w:p w14:paraId="01F6D0AD" w14:textId="77777777" w:rsidR="0079004B" w:rsidRPr="009E5C44" w:rsidRDefault="0079004B" w:rsidP="0079004B">
            <w:pPr>
              <w:pStyle w:val="StyleCodeChar"/>
              <w:jc w:val="center"/>
            </w:pPr>
            <w:bookmarkStart w:id="15" w:name="OLE_LINK9"/>
            <w:bookmarkStart w:id="16" w:name="OLE_LINK10"/>
            <w:r w:rsidRPr="009E5C44">
              <w:t>Asall.csv</w:t>
            </w:r>
          </w:p>
        </w:tc>
      </w:tr>
      <w:bookmarkEnd w:id="15"/>
      <w:bookmarkEnd w:id="16"/>
    </w:tbl>
    <w:p w14:paraId="26E16A54" w14:textId="77777777" w:rsidR="0079004B" w:rsidRPr="009E5C44" w:rsidRDefault="0079004B" w:rsidP="00F6210D"/>
    <w:bookmarkEnd w:id="13"/>
    <w:bookmarkEnd w:id="14"/>
    <w:p w14:paraId="30B8D9C8" w14:textId="77777777" w:rsidR="00F6210D" w:rsidRPr="009E5C44" w:rsidRDefault="00F6210D" w:rsidP="00F6210D">
      <w:r w:rsidRPr="009E5C44">
        <w:t>This file stores the axle spacing data for all classes of trucks measured at the site. The values must be separated by commas</w:t>
      </w:r>
      <w:r w:rsidRPr="009E5C44">
        <w:rPr>
          <w:i/>
        </w:rPr>
        <w:t>.</w:t>
      </w:r>
      <w:r w:rsidRPr="009E5C44">
        <w:t xml:space="preserve"> An example is:</w:t>
      </w:r>
    </w:p>
    <w:p w14:paraId="3E878926" w14:textId="77777777" w:rsidR="0079004B" w:rsidRPr="009E5C44" w:rsidRDefault="0079004B" w:rsidP="00F6210D"/>
    <w:p w14:paraId="70A5592F"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1,50.7,3.7,0,0,</w:t>
      </w:r>
      <w:r w:rsidR="0079004B" w:rsidRPr="009E5C44">
        <w:t>0,0,0,0,0,0,0</w:t>
      </w:r>
    </w:p>
    <w:p w14:paraId="125B4CE0"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53A0D6F6"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5C636DF0"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6D7D7078"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0.65,</w:t>
      </w:r>
      <w:r w:rsidR="0079004B" w:rsidRPr="009E5C44">
        <w:t>34.1,6.9,1,11.5,1.7,0,0,0,0,0,0</w:t>
      </w:r>
    </w:p>
    <w:p w14:paraId="00509519"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0.268,34,1.5,0,0,0,0,0,0,0,0,0</w:t>
      </w:r>
    </w:p>
    <w:p w14:paraId="2E7489F8"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0.082,61.5,6,0,0,0,0,0,0,0,0,0</w:t>
      </w:r>
    </w:p>
    <w:p w14:paraId="47DDB72D"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1FC91789"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0.672,30.6,1.5,0.</w:t>
      </w:r>
      <w:r w:rsidR="0079004B" w:rsidRPr="009E5C44">
        <w:t>153,34.7,3,0.317,11.8,0.6,0,0,0</w:t>
      </w:r>
    </w:p>
    <w:p w14:paraId="0098A29D"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0.328,30.2,3.9,0.386,54.8,8.6,0.598,1</w:t>
      </w:r>
      <w:r w:rsidR="0079004B" w:rsidRPr="009E5C44">
        <w:t>2.1,1.7,0,0,0</w:t>
      </w:r>
    </w:p>
    <w:p w14:paraId="7AA30B37"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0,0,0,0.46</w:t>
      </w:r>
      <w:r w:rsidR="0079004B" w:rsidRPr="009E5C44">
        <w:t>1,59.5,3.4,0.085,18.3,0.9,0,0,0</w:t>
      </w:r>
    </w:p>
    <w:p w14:paraId="5BF2474C"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p>
    <w:p w14:paraId="78A61FD3"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0.041,23.2,1.4,0</w:t>
      </w:r>
      <w:r w:rsidR="0079004B" w:rsidRPr="009E5C44">
        <w:t>.133,42,5.6,1,10.9,1.7,1,11,1.7</w:t>
      </w:r>
    </w:p>
    <w:p w14:paraId="181FCD1A" w14:textId="77777777" w:rsidR="00F6210D" w:rsidRPr="009E5C44" w:rsidRDefault="00F6210D" w:rsidP="0079004B">
      <w:pPr>
        <w:pStyle w:val="StyleCodeChar"/>
        <w:pBdr>
          <w:top w:val="single" w:sz="4" w:space="1" w:color="auto"/>
          <w:left w:val="single" w:sz="4" w:space="4" w:color="auto"/>
          <w:bottom w:val="single" w:sz="4" w:space="1" w:color="auto"/>
          <w:right w:val="single" w:sz="4" w:space="4" w:color="auto"/>
        </w:pBdr>
      </w:pPr>
      <w:r w:rsidRPr="009E5C44">
        <w:t>0.959,30.4</w:t>
      </w:r>
      <w:r w:rsidR="0079004B" w:rsidRPr="009E5C44">
        <w:t>,1.8,0.867,51.2,3.4,0,0,0,0,0,0</w:t>
      </w:r>
    </w:p>
    <w:p w14:paraId="170C2435" w14:textId="77777777" w:rsidR="00F6210D" w:rsidRPr="009E5C44" w:rsidRDefault="0079004B" w:rsidP="0079004B">
      <w:pPr>
        <w:pStyle w:val="StyleCodeChar"/>
        <w:pBdr>
          <w:top w:val="single" w:sz="4" w:space="1" w:color="auto"/>
          <w:left w:val="single" w:sz="4" w:space="4" w:color="auto"/>
          <w:bottom w:val="single" w:sz="4" w:space="1" w:color="auto"/>
          <w:right w:val="single" w:sz="4" w:space="4" w:color="auto"/>
        </w:pBdr>
      </w:pPr>
      <w:r w:rsidRPr="009E5C44">
        <w:t>0,0,0,0,0,0,0,0,0,0,0,0</w:t>
      </w:r>
    </w:p>
    <w:p w14:paraId="47D5BCDA" w14:textId="77777777" w:rsidR="0079004B" w:rsidRPr="009E5C44" w:rsidRDefault="0079004B" w:rsidP="00F6210D"/>
    <w:p w14:paraId="6DBAC87D" w14:textId="77777777" w:rsidR="00F6210D" w:rsidRPr="009E5C44" w:rsidRDefault="00F6210D" w:rsidP="00F6210D">
      <w:r w:rsidRPr="009E5C44">
        <w:t>This data may be more easily understood viewed in tabular form. The meaning of the rows and columns is also shown</w:t>
      </w:r>
      <w:r w:rsidR="00BF4A88" w:rsidRPr="009E5C44">
        <w:t xml:space="preserve"> in relation to the </w:t>
      </w:r>
      <w:proofErr w:type="spellStart"/>
      <w:r w:rsidR="00BF4A88" w:rsidRPr="009E5C44">
        <w:t>ti</w:t>
      </w:r>
      <w:proofErr w:type="spellEnd"/>
      <w:r w:rsidR="00BF4A88" w:rsidRPr="009E5C44">
        <w:t>-mode normal distribution adopted.</w:t>
      </w:r>
    </w:p>
    <w:p w14:paraId="31AA66B0" w14:textId="77777777" w:rsidR="0079004B" w:rsidRPr="009E5C44" w:rsidRDefault="00BF4A88" w:rsidP="00F6210D">
      <w:r w:rsidRPr="009E5C44">
        <w:br w:type="page"/>
      </w:r>
    </w:p>
    <w:tbl>
      <w:tblPr>
        <w:tblW w:w="5000" w:type="pct"/>
        <w:jc w:val="center"/>
        <w:tblLayout w:type="fixed"/>
        <w:tblCellMar>
          <w:left w:w="28" w:type="dxa"/>
          <w:right w:w="28" w:type="dxa"/>
        </w:tblCellMar>
        <w:tblLook w:val="0000" w:firstRow="0" w:lastRow="0" w:firstColumn="0" w:lastColumn="0" w:noHBand="0" w:noVBand="0"/>
      </w:tblPr>
      <w:tblGrid>
        <w:gridCol w:w="848"/>
        <w:gridCol w:w="849"/>
        <w:gridCol w:w="661"/>
        <w:gridCol w:w="662"/>
        <w:gridCol w:w="661"/>
        <w:gridCol w:w="661"/>
        <w:gridCol w:w="661"/>
        <w:gridCol w:w="661"/>
        <w:gridCol w:w="660"/>
        <w:gridCol w:w="661"/>
        <w:gridCol w:w="661"/>
        <w:gridCol w:w="661"/>
        <w:gridCol w:w="661"/>
        <w:gridCol w:w="661"/>
      </w:tblGrid>
      <w:tr w:rsidR="00F6210D" w:rsidRPr="009E5C44" w14:paraId="07EC2CE0" w14:textId="77777777" w:rsidTr="00B609B4">
        <w:trPr>
          <w:trHeight w:hRule="exact" w:val="397"/>
          <w:jc w:val="center"/>
        </w:trPr>
        <w:tc>
          <w:tcPr>
            <w:tcW w:w="753" w:type="dxa"/>
            <w:vMerge w:val="restart"/>
            <w:tcBorders>
              <w:top w:val="single" w:sz="4" w:space="0" w:color="auto"/>
              <w:left w:val="single" w:sz="4" w:space="0" w:color="auto"/>
              <w:right w:val="single" w:sz="4" w:space="0" w:color="auto"/>
            </w:tcBorders>
            <w:vAlign w:val="center"/>
          </w:tcPr>
          <w:p w14:paraId="71322A67"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lastRenderedPageBreak/>
              <w:t>Class</w:t>
            </w:r>
          </w:p>
        </w:tc>
        <w:tc>
          <w:tcPr>
            <w:tcW w:w="754" w:type="dxa"/>
            <w:vMerge w:val="restart"/>
            <w:tcBorders>
              <w:top w:val="single" w:sz="4" w:space="0" w:color="auto"/>
              <w:left w:val="single" w:sz="4" w:space="0" w:color="auto"/>
              <w:right w:val="single" w:sz="4" w:space="0" w:color="auto"/>
            </w:tcBorders>
            <w:vAlign w:val="center"/>
          </w:tcPr>
          <w:p w14:paraId="2C91A1A9"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Line</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69F3AE21"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1-2</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446C0ABE"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2-3</w:t>
            </w:r>
          </w:p>
        </w:tc>
        <w:tc>
          <w:tcPr>
            <w:tcW w:w="1763" w:type="dxa"/>
            <w:gridSpan w:val="3"/>
            <w:tcBorders>
              <w:top w:val="single" w:sz="4" w:space="0" w:color="auto"/>
              <w:left w:val="single" w:sz="4" w:space="0" w:color="auto"/>
              <w:right w:val="single" w:sz="4" w:space="0" w:color="auto"/>
            </w:tcBorders>
            <w:shd w:val="clear" w:color="auto" w:fill="auto"/>
            <w:noWrap/>
            <w:vAlign w:val="center"/>
          </w:tcPr>
          <w:p w14:paraId="7FE5044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3-4</w:t>
            </w:r>
          </w:p>
        </w:tc>
        <w:tc>
          <w:tcPr>
            <w:tcW w:w="1764" w:type="dxa"/>
            <w:gridSpan w:val="3"/>
            <w:tcBorders>
              <w:top w:val="single" w:sz="4" w:space="0" w:color="auto"/>
              <w:left w:val="single" w:sz="4" w:space="0" w:color="auto"/>
              <w:right w:val="single" w:sz="4" w:space="0" w:color="auto"/>
            </w:tcBorders>
            <w:shd w:val="clear" w:color="auto" w:fill="auto"/>
            <w:noWrap/>
            <w:vAlign w:val="center"/>
          </w:tcPr>
          <w:p w14:paraId="0FE2B952"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Spacing 4-5</w:t>
            </w:r>
          </w:p>
        </w:tc>
      </w:tr>
      <w:tr w:rsidR="00F6210D" w:rsidRPr="009E5C44" w14:paraId="17638C97" w14:textId="77777777" w:rsidTr="00B609B4">
        <w:trPr>
          <w:trHeight w:hRule="exact" w:val="397"/>
          <w:jc w:val="center"/>
        </w:trPr>
        <w:tc>
          <w:tcPr>
            <w:tcW w:w="753" w:type="dxa"/>
            <w:vMerge/>
            <w:tcBorders>
              <w:left w:val="single" w:sz="4" w:space="0" w:color="auto"/>
              <w:bottom w:val="single" w:sz="4" w:space="0" w:color="auto"/>
              <w:right w:val="single" w:sz="4" w:space="0" w:color="auto"/>
            </w:tcBorders>
            <w:vAlign w:val="center"/>
          </w:tcPr>
          <w:p w14:paraId="0A8235B1" w14:textId="77777777" w:rsidR="00F6210D" w:rsidRPr="009E5C44" w:rsidRDefault="00F6210D" w:rsidP="00B609B4">
            <w:pPr>
              <w:pStyle w:val="TableEntries"/>
              <w:rPr>
                <w:rFonts w:ascii="Times New Roman" w:hAnsi="Times New Roman"/>
                <w:szCs w:val="24"/>
              </w:rPr>
            </w:pPr>
          </w:p>
        </w:tc>
        <w:tc>
          <w:tcPr>
            <w:tcW w:w="754" w:type="dxa"/>
            <w:vMerge/>
            <w:tcBorders>
              <w:left w:val="single" w:sz="4" w:space="0" w:color="auto"/>
              <w:bottom w:val="single" w:sz="4" w:space="0" w:color="auto"/>
              <w:right w:val="single" w:sz="4" w:space="0" w:color="auto"/>
            </w:tcBorders>
            <w:vAlign w:val="center"/>
          </w:tcPr>
          <w:p w14:paraId="40527023" w14:textId="77777777" w:rsidR="00F6210D" w:rsidRPr="009E5C44" w:rsidRDefault="00F6210D" w:rsidP="00B609B4">
            <w:pPr>
              <w:pStyle w:val="TableEntries"/>
              <w:rPr>
                <w:rFonts w:ascii="Times New Roman" w:hAnsi="Times New Roman"/>
                <w:szCs w:val="24"/>
              </w:rPr>
            </w:pPr>
          </w:p>
        </w:tc>
        <w:tc>
          <w:tcPr>
            <w:tcW w:w="587" w:type="dxa"/>
            <w:tcBorders>
              <w:left w:val="single" w:sz="4" w:space="0" w:color="auto"/>
              <w:bottom w:val="single" w:sz="4" w:space="0" w:color="auto"/>
            </w:tcBorders>
            <w:shd w:val="clear" w:color="auto" w:fill="auto"/>
            <w:noWrap/>
            <w:vAlign w:val="center"/>
          </w:tcPr>
          <w:p w14:paraId="35A4C854"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4D0ABA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alt="" style="width:12.65pt;height:13.35pt;mso-width-percent:0;mso-height-percent:0;mso-width-percent:0;mso-height-percent:0" o:ole="">
                  <v:imagedata r:id="rId10" o:title=""/>
                </v:shape>
                <o:OLEObject Type="Embed" ProgID="Equation.DSMT4" ShapeID="_x0000_i1058" DrawAspect="Content" ObjectID="_1723415660" r:id="rId11"/>
              </w:object>
            </w:r>
          </w:p>
        </w:tc>
        <w:tc>
          <w:tcPr>
            <w:tcW w:w="588" w:type="dxa"/>
            <w:tcBorders>
              <w:bottom w:val="single" w:sz="4" w:space="0" w:color="auto"/>
            </w:tcBorders>
            <w:shd w:val="clear" w:color="auto" w:fill="auto"/>
            <w:noWrap/>
            <w:vAlign w:val="center"/>
          </w:tcPr>
          <w:p w14:paraId="0DA621A6"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6A1FB9A1">
                <v:shape id="_x0000_i1057" type="#_x0000_t75" alt="" style="width:12.65pt;height:13.35pt;mso-width-percent:0;mso-height-percent:0;mso-width-percent:0;mso-height-percent:0" o:ole="">
                  <v:imagedata r:id="rId12" o:title=""/>
                </v:shape>
                <o:OLEObject Type="Embed" ProgID="Equation.DSMT4" ShapeID="_x0000_i1057" DrawAspect="Content" ObjectID="_1723415661" r:id="rId13"/>
              </w:object>
            </w:r>
          </w:p>
        </w:tc>
        <w:tc>
          <w:tcPr>
            <w:tcW w:w="588" w:type="dxa"/>
            <w:tcBorders>
              <w:bottom w:val="single" w:sz="4" w:space="0" w:color="auto"/>
              <w:right w:val="single" w:sz="4" w:space="0" w:color="auto"/>
            </w:tcBorders>
            <w:shd w:val="clear" w:color="auto" w:fill="auto"/>
            <w:noWrap/>
            <w:vAlign w:val="center"/>
          </w:tcPr>
          <w:p w14:paraId="39659CB2" w14:textId="77777777" w:rsidR="00F6210D" w:rsidRPr="009E5C44" w:rsidRDefault="00327C8A" w:rsidP="00B609B4">
            <w:pPr>
              <w:pStyle w:val="TableEntries"/>
              <w:rPr>
                <w:rFonts w:ascii="Times New Roman" w:hAnsi="Times New Roman"/>
                <w:szCs w:val="24"/>
                <w:vertAlign w:val="subscript"/>
              </w:rPr>
            </w:pPr>
            <w:r w:rsidRPr="00327C8A">
              <w:rPr>
                <w:rFonts w:ascii="Times New Roman" w:hAnsi="Times New Roman"/>
                <w:noProof/>
                <w:position w:val="-6"/>
                <w:szCs w:val="24"/>
                <w:vertAlign w:val="subscript"/>
              </w:rPr>
              <w:object w:dxaOrig="240" w:dyaOrig="220" w14:anchorId="5905FC56">
                <v:shape id="_x0000_i1056" type="#_x0000_t75" alt="" style="width:12.65pt;height:11.35pt;mso-width-percent:0;mso-height-percent:0;mso-width-percent:0;mso-height-percent:0" o:ole="">
                  <v:imagedata r:id="rId14" o:title=""/>
                </v:shape>
                <o:OLEObject Type="Embed" ProgID="Equation.DSMT4" ShapeID="_x0000_i1056" DrawAspect="Content" ObjectID="_1723415662" r:id="rId15"/>
              </w:object>
            </w:r>
          </w:p>
        </w:tc>
        <w:tc>
          <w:tcPr>
            <w:tcW w:w="588" w:type="dxa"/>
            <w:tcBorders>
              <w:left w:val="single" w:sz="4" w:space="0" w:color="auto"/>
              <w:bottom w:val="single" w:sz="4" w:space="0" w:color="auto"/>
            </w:tcBorders>
            <w:shd w:val="clear" w:color="auto" w:fill="auto"/>
            <w:noWrap/>
            <w:vAlign w:val="center"/>
          </w:tcPr>
          <w:p w14:paraId="0A3925C5"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55BCE545">
                <v:shape id="_x0000_i1055" type="#_x0000_t75" alt="" style="width:12.65pt;height:13.35pt;mso-width-percent:0;mso-height-percent:0;mso-width-percent:0;mso-height-percent:0" o:ole="">
                  <v:imagedata r:id="rId10" o:title=""/>
                </v:shape>
                <o:OLEObject Type="Embed" ProgID="Equation.DSMT4" ShapeID="_x0000_i1055" DrawAspect="Content" ObjectID="_1723415663" r:id="rId16"/>
              </w:object>
            </w:r>
          </w:p>
        </w:tc>
        <w:tc>
          <w:tcPr>
            <w:tcW w:w="588" w:type="dxa"/>
            <w:tcBorders>
              <w:bottom w:val="single" w:sz="4" w:space="0" w:color="auto"/>
            </w:tcBorders>
            <w:shd w:val="clear" w:color="auto" w:fill="auto"/>
            <w:noWrap/>
            <w:vAlign w:val="center"/>
          </w:tcPr>
          <w:p w14:paraId="4D6AA685"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7BB5337E">
                <v:shape id="_x0000_i1054" type="#_x0000_t75" alt="" style="width:12.65pt;height:13.35pt;mso-width-percent:0;mso-height-percent:0;mso-width-percent:0;mso-height-percent:0" o:ole="">
                  <v:imagedata r:id="rId12" o:title=""/>
                </v:shape>
                <o:OLEObject Type="Embed" ProgID="Equation.DSMT4" ShapeID="_x0000_i1054" DrawAspect="Content" ObjectID="_1723415664" r:id="rId17"/>
              </w:object>
            </w:r>
          </w:p>
        </w:tc>
        <w:tc>
          <w:tcPr>
            <w:tcW w:w="588" w:type="dxa"/>
            <w:tcBorders>
              <w:bottom w:val="single" w:sz="4" w:space="0" w:color="auto"/>
              <w:right w:val="single" w:sz="4" w:space="0" w:color="auto"/>
            </w:tcBorders>
            <w:shd w:val="clear" w:color="auto" w:fill="auto"/>
            <w:noWrap/>
            <w:vAlign w:val="center"/>
          </w:tcPr>
          <w:p w14:paraId="0F831FC0" w14:textId="77777777" w:rsidR="00F6210D" w:rsidRPr="009E5C44" w:rsidRDefault="00327C8A" w:rsidP="00B609B4">
            <w:pPr>
              <w:pStyle w:val="TableEntries"/>
              <w:rPr>
                <w:rFonts w:ascii="Times New Roman" w:hAnsi="Times New Roman"/>
                <w:szCs w:val="24"/>
                <w:vertAlign w:val="subscript"/>
              </w:rPr>
            </w:pPr>
            <w:r w:rsidRPr="00327C8A">
              <w:rPr>
                <w:rFonts w:ascii="Times New Roman" w:hAnsi="Times New Roman"/>
                <w:noProof/>
                <w:position w:val="-6"/>
                <w:szCs w:val="24"/>
                <w:vertAlign w:val="subscript"/>
              </w:rPr>
              <w:object w:dxaOrig="240" w:dyaOrig="220" w14:anchorId="72E19E52">
                <v:shape id="_x0000_i1053" type="#_x0000_t75" alt="" style="width:12.65pt;height:11.35pt;mso-width-percent:0;mso-height-percent:0;mso-width-percent:0;mso-height-percent:0" o:ole="">
                  <v:imagedata r:id="rId14" o:title=""/>
                </v:shape>
                <o:OLEObject Type="Embed" ProgID="Equation.DSMT4" ShapeID="_x0000_i1053" DrawAspect="Content" ObjectID="_1723415665" r:id="rId18"/>
              </w:object>
            </w:r>
          </w:p>
        </w:tc>
        <w:tc>
          <w:tcPr>
            <w:tcW w:w="587" w:type="dxa"/>
            <w:tcBorders>
              <w:left w:val="single" w:sz="4" w:space="0" w:color="auto"/>
              <w:bottom w:val="single" w:sz="4" w:space="0" w:color="auto"/>
            </w:tcBorders>
            <w:shd w:val="clear" w:color="auto" w:fill="auto"/>
            <w:noWrap/>
            <w:vAlign w:val="center"/>
          </w:tcPr>
          <w:p w14:paraId="3465BDA7"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148404C1">
                <v:shape id="_x0000_i1052" type="#_x0000_t75" alt="" style="width:12.65pt;height:13.35pt;mso-width-percent:0;mso-height-percent:0;mso-width-percent:0;mso-height-percent:0" o:ole="">
                  <v:imagedata r:id="rId10" o:title=""/>
                </v:shape>
                <o:OLEObject Type="Embed" ProgID="Equation.DSMT4" ShapeID="_x0000_i1052" DrawAspect="Content" ObjectID="_1723415666" r:id="rId19"/>
              </w:object>
            </w:r>
          </w:p>
        </w:tc>
        <w:tc>
          <w:tcPr>
            <w:tcW w:w="588" w:type="dxa"/>
            <w:tcBorders>
              <w:bottom w:val="single" w:sz="4" w:space="0" w:color="auto"/>
            </w:tcBorders>
            <w:shd w:val="clear" w:color="auto" w:fill="auto"/>
            <w:noWrap/>
            <w:vAlign w:val="center"/>
          </w:tcPr>
          <w:p w14:paraId="3E296C49"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6EF89BBA">
                <v:shape id="_x0000_i1051" type="#_x0000_t75" alt="" style="width:12.65pt;height:13.35pt;mso-width-percent:0;mso-height-percent:0;mso-width-percent:0;mso-height-percent:0" o:ole="">
                  <v:imagedata r:id="rId12" o:title=""/>
                </v:shape>
                <o:OLEObject Type="Embed" ProgID="Equation.DSMT4" ShapeID="_x0000_i1051" DrawAspect="Content" ObjectID="_1723415667" r:id="rId20"/>
              </w:object>
            </w:r>
          </w:p>
        </w:tc>
        <w:tc>
          <w:tcPr>
            <w:tcW w:w="588" w:type="dxa"/>
            <w:tcBorders>
              <w:bottom w:val="single" w:sz="4" w:space="0" w:color="auto"/>
              <w:right w:val="single" w:sz="4" w:space="0" w:color="auto"/>
            </w:tcBorders>
            <w:shd w:val="clear" w:color="auto" w:fill="auto"/>
            <w:noWrap/>
            <w:vAlign w:val="center"/>
          </w:tcPr>
          <w:p w14:paraId="562C0456" w14:textId="77777777" w:rsidR="00F6210D" w:rsidRPr="009E5C44" w:rsidRDefault="00327C8A" w:rsidP="00B609B4">
            <w:pPr>
              <w:pStyle w:val="TableEntries"/>
              <w:rPr>
                <w:rFonts w:ascii="Times New Roman" w:hAnsi="Times New Roman"/>
                <w:szCs w:val="24"/>
                <w:vertAlign w:val="subscript"/>
              </w:rPr>
            </w:pPr>
            <w:r w:rsidRPr="00327C8A">
              <w:rPr>
                <w:rFonts w:ascii="Times New Roman" w:hAnsi="Times New Roman"/>
                <w:noProof/>
                <w:position w:val="-6"/>
                <w:szCs w:val="24"/>
                <w:vertAlign w:val="subscript"/>
              </w:rPr>
              <w:object w:dxaOrig="240" w:dyaOrig="220" w14:anchorId="5A60E1B6">
                <v:shape id="_x0000_i1050" type="#_x0000_t75" alt="" style="width:12.65pt;height:11.35pt;mso-width-percent:0;mso-height-percent:0;mso-width-percent:0;mso-height-percent:0" o:ole="">
                  <v:imagedata r:id="rId14" o:title=""/>
                </v:shape>
                <o:OLEObject Type="Embed" ProgID="Equation.DSMT4" ShapeID="_x0000_i1050" DrawAspect="Content" ObjectID="_1723415668" r:id="rId21"/>
              </w:object>
            </w:r>
          </w:p>
        </w:tc>
        <w:tc>
          <w:tcPr>
            <w:tcW w:w="588" w:type="dxa"/>
            <w:tcBorders>
              <w:left w:val="single" w:sz="4" w:space="0" w:color="auto"/>
              <w:bottom w:val="single" w:sz="4" w:space="0" w:color="auto"/>
            </w:tcBorders>
            <w:shd w:val="clear" w:color="auto" w:fill="auto"/>
            <w:noWrap/>
            <w:vAlign w:val="center"/>
          </w:tcPr>
          <w:p w14:paraId="71AF2C95"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0B786AB7">
                <v:shape id="_x0000_i1049" type="#_x0000_t75" alt="" style="width:12.65pt;height:13.35pt;mso-width-percent:0;mso-height-percent:0;mso-width-percent:0;mso-height-percent:0" o:ole="">
                  <v:imagedata r:id="rId10" o:title=""/>
                </v:shape>
                <o:OLEObject Type="Embed" ProgID="Equation.DSMT4" ShapeID="_x0000_i1049" DrawAspect="Content" ObjectID="_1723415669" r:id="rId22"/>
              </w:object>
            </w:r>
          </w:p>
        </w:tc>
        <w:tc>
          <w:tcPr>
            <w:tcW w:w="588" w:type="dxa"/>
            <w:tcBorders>
              <w:bottom w:val="single" w:sz="4" w:space="0" w:color="auto"/>
            </w:tcBorders>
            <w:shd w:val="clear" w:color="auto" w:fill="auto"/>
            <w:noWrap/>
            <w:vAlign w:val="center"/>
          </w:tcPr>
          <w:p w14:paraId="684E4C0F"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0ADEDCDF">
                <v:shape id="_x0000_i1048" type="#_x0000_t75" alt="" style="width:12.65pt;height:13.35pt;mso-width-percent:0;mso-height-percent:0;mso-width-percent:0;mso-height-percent:0" o:ole="">
                  <v:imagedata r:id="rId12" o:title=""/>
                </v:shape>
                <o:OLEObject Type="Embed" ProgID="Equation.DSMT4" ShapeID="_x0000_i1048" DrawAspect="Content" ObjectID="_1723415670" r:id="rId23"/>
              </w:object>
            </w:r>
          </w:p>
        </w:tc>
        <w:tc>
          <w:tcPr>
            <w:tcW w:w="588" w:type="dxa"/>
            <w:tcBorders>
              <w:bottom w:val="single" w:sz="4" w:space="0" w:color="auto"/>
              <w:right w:val="single" w:sz="4" w:space="0" w:color="auto"/>
            </w:tcBorders>
            <w:shd w:val="clear" w:color="auto" w:fill="auto"/>
            <w:noWrap/>
            <w:vAlign w:val="center"/>
          </w:tcPr>
          <w:p w14:paraId="1EC8C613" w14:textId="77777777" w:rsidR="00F6210D" w:rsidRPr="009E5C44" w:rsidRDefault="00327C8A" w:rsidP="00B609B4">
            <w:pPr>
              <w:pStyle w:val="TableEntries"/>
              <w:rPr>
                <w:rFonts w:ascii="Times New Roman" w:hAnsi="Times New Roman"/>
                <w:szCs w:val="24"/>
                <w:vertAlign w:val="subscript"/>
              </w:rPr>
            </w:pPr>
            <w:r w:rsidRPr="00327C8A">
              <w:rPr>
                <w:rFonts w:ascii="Times New Roman" w:hAnsi="Times New Roman"/>
                <w:noProof/>
                <w:position w:val="-6"/>
                <w:szCs w:val="24"/>
                <w:vertAlign w:val="subscript"/>
              </w:rPr>
              <w:object w:dxaOrig="240" w:dyaOrig="220" w14:anchorId="43D71960">
                <v:shape id="_x0000_i1047" type="#_x0000_t75" alt="" style="width:12.65pt;height:11.35pt;mso-width-percent:0;mso-height-percent:0;mso-width-percent:0;mso-height-percent:0" o:ole="">
                  <v:imagedata r:id="rId14" o:title=""/>
                </v:shape>
                <o:OLEObject Type="Embed" ProgID="Equation.DSMT4" ShapeID="_x0000_i1047" DrawAspect="Content" ObjectID="_1723415671" r:id="rId24"/>
              </w:object>
            </w:r>
          </w:p>
        </w:tc>
      </w:tr>
      <w:tr w:rsidR="00F6210D" w:rsidRPr="009E5C44" w14:paraId="1513B6FC"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61152D7B"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754" w:type="dxa"/>
            <w:tcBorders>
              <w:top w:val="single" w:sz="4" w:space="0" w:color="auto"/>
              <w:left w:val="single" w:sz="4" w:space="0" w:color="auto"/>
              <w:right w:val="single" w:sz="4" w:space="0" w:color="auto"/>
            </w:tcBorders>
            <w:vAlign w:val="center"/>
          </w:tcPr>
          <w:p w14:paraId="047EC37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7" w:type="dxa"/>
            <w:tcBorders>
              <w:top w:val="single" w:sz="4" w:space="0" w:color="auto"/>
              <w:left w:val="single" w:sz="4" w:space="0" w:color="auto"/>
            </w:tcBorders>
            <w:shd w:val="clear" w:color="auto" w:fill="auto"/>
            <w:noWrap/>
            <w:vAlign w:val="center"/>
          </w:tcPr>
          <w:p w14:paraId="0E1D88C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1E14AD8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50.7</w:t>
            </w:r>
          </w:p>
        </w:tc>
        <w:tc>
          <w:tcPr>
            <w:tcW w:w="588" w:type="dxa"/>
            <w:tcBorders>
              <w:top w:val="single" w:sz="4" w:space="0" w:color="auto"/>
              <w:right w:val="single" w:sz="4" w:space="0" w:color="auto"/>
            </w:tcBorders>
            <w:shd w:val="clear" w:color="auto" w:fill="auto"/>
            <w:noWrap/>
            <w:vAlign w:val="center"/>
          </w:tcPr>
          <w:p w14:paraId="1A52FF1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588" w:type="dxa"/>
            <w:tcBorders>
              <w:top w:val="single" w:sz="4" w:space="0" w:color="auto"/>
              <w:left w:val="single" w:sz="4" w:space="0" w:color="auto"/>
            </w:tcBorders>
            <w:shd w:val="clear" w:color="auto" w:fill="auto"/>
            <w:noWrap/>
            <w:vAlign w:val="center"/>
          </w:tcPr>
          <w:p w14:paraId="7D10313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13E4A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7DC3B45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top w:val="single" w:sz="4" w:space="0" w:color="auto"/>
              <w:left w:val="single" w:sz="4" w:space="0" w:color="auto"/>
            </w:tcBorders>
            <w:shd w:val="clear" w:color="auto" w:fill="auto"/>
            <w:noWrap/>
            <w:vAlign w:val="center"/>
          </w:tcPr>
          <w:p w14:paraId="57EBA5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063955F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60A3306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6F85CE0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7B3E4CE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2019B3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1DB32155"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305FB086"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6203C96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587" w:type="dxa"/>
            <w:tcBorders>
              <w:left w:val="single" w:sz="4" w:space="0" w:color="auto"/>
            </w:tcBorders>
            <w:shd w:val="clear" w:color="auto" w:fill="auto"/>
            <w:noWrap/>
            <w:vAlign w:val="center"/>
          </w:tcPr>
          <w:p w14:paraId="4651CA7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4AD0CF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7A7230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71F73E3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351AEE8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53D27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7627FC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721CB1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678B5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3FDCA29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0E56C1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315825E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14A96E8E"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7C126A8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698CD2A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left w:val="single" w:sz="4" w:space="0" w:color="auto"/>
              <w:bottom w:val="single" w:sz="4" w:space="0" w:color="auto"/>
            </w:tcBorders>
            <w:shd w:val="clear" w:color="auto" w:fill="auto"/>
            <w:noWrap/>
            <w:vAlign w:val="center"/>
          </w:tcPr>
          <w:p w14:paraId="5A79E07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10A58E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A5F3A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726617C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51AC204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535E8F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6DC2163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49DAD1E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AB4A03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E72D7B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6C94AE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34AB90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2985642"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vAlign w:val="center"/>
          </w:tcPr>
          <w:p w14:paraId="430300CC"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654269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587" w:type="dxa"/>
            <w:tcBorders>
              <w:top w:val="single" w:sz="4" w:space="0" w:color="auto"/>
              <w:left w:val="single" w:sz="4" w:space="0" w:color="auto"/>
              <w:bottom w:val="single" w:sz="4" w:space="0" w:color="auto"/>
            </w:tcBorders>
            <w:shd w:val="clear" w:color="auto" w:fill="auto"/>
            <w:noWrap/>
            <w:vAlign w:val="center"/>
          </w:tcPr>
          <w:p w14:paraId="3FCF7F7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65A3B7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EA93840"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5CDFC32B"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F4F333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C6DBD91"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490E610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7AD4566"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5D4C3D8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50E2792E"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B4FB89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5C68913A" w14:textId="77777777" w:rsidR="00F6210D" w:rsidRPr="009E5C44" w:rsidRDefault="00F6210D" w:rsidP="00B609B4">
            <w:pPr>
              <w:pStyle w:val="TableEntries"/>
              <w:rPr>
                <w:rFonts w:ascii="Times New Roman" w:hAnsi="Times New Roman"/>
                <w:szCs w:val="24"/>
              </w:rPr>
            </w:pPr>
          </w:p>
        </w:tc>
      </w:tr>
      <w:tr w:rsidR="00F6210D" w:rsidRPr="009E5C44" w14:paraId="218D2D38"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1931E2F1"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754" w:type="dxa"/>
            <w:tcBorders>
              <w:top w:val="single" w:sz="4" w:space="0" w:color="auto"/>
              <w:left w:val="single" w:sz="4" w:space="0" w:color="auto"/>
              <w:right w:val="single" w:sz="4" w:space="0" w:color="auto"/>
            </w:tcBorders>
            <w:vAlign w:val="center"/>
          </w:tcPr>
          <w:p w14:paraId="29DBFD8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587" w:type="dxa"/>
            <w:tcBorders>
              <w:top w:val="single" w:sz="4" w:space="0" w:color="auto"/>
              <w:left w:val="single" w:sz="4" w:space="0" w:color="auto"/>
            </w:tcBorders>
            <w:shd w:val="clear" w:color="auto" w:fill="auto"/>
            <w:noWrap/>
            <w:vAlign w:val="center"/>
          </w:tcPr>
          <w:p w14:paraId="779A3D4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0.65</w:t>
            </w:r>
          </w:p>
        </w:tc>
        <w:tc>
          <w:tcPr>
            <w:tcW w:w="588" w:type="dxa"/>
            <w:tcBorders>
              <w:top w:val="single" w:sz="4" w:space="0" w:color="auto"/>
            </w:tcBorders>
            <w:shd w:val="clear" w:color="auto" w:fill="auto"/>
            <w:noWrap/>
            <w:vAlign w:val="center"/>
          </w:tcPr>
          <w:p w14:paraId="732D6B5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34.1</w:t>
            </w:r>
          </w:p>
        </w:tc>
        <w:tc>
          <w:tcPr>
            <w:tcW w:w="588" w:type="dxa"/>
            <w:tcBorders>
              <w:top w:val="single" w:sz="4" w:space="0" w:color="auto"/>
              <w:right w:val="single" w:sz="4" w:space="0" w:color="auto"/>
            </w:tcBorders>
            <w:shd w:val="clear" w:color="auto" w:fill="auto"/>
            <w:noWrap/>
            <w:vAlign w:val="center"/>
          </w:tcPr>
          <w:p w14:paraId="307CACD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6.9</w:t>
            </w:r>
          </w:p>
        </w:tc>
        <w:tc>
          <w:tcPr>
            <w:tcW w:w="588" w:type="dxa"/>
            <w:tcBorders>
              <w:top w:val="single" w:sz="4" w:space="0" w:color="auto"/>
              <w:left w:val="single" w:sz="4" w:space="0" w:color="auto"/>
            </w:tcBorders>
            <w:shd w:val="clear" w:color="auto" w:fill="auto"/>
            <w:noWrap/>
            <w:vAlign w:val="center"/>
          </w:tcPr>
          <w:p w14:paraId="39FECC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EFD1C3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11.5</w:t>
            </w:r>
          </w:p>
        </w:tc>
        <w:tc>
          <w:tcPr>
            <w:tcW w:w="588" w:type="dxa"/>
            <w:tcBorders>
              <w:top w:val="single" w:sz="4" w:space="0" w:color="auto"/>
              <w:right w:val="single" w:sz="4" w:space="0" w:color="auto"/>
            </w:tcBorders>
            <w:shd w:val="clear" w:color="auto" w:fill="auto"/>
            <w:noWrap/>
            <w:vAlign w:val="center"/>
          </w:tcPr>
          <w:p w14:paraId="4F317BF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7" w:type="dxa"/>
            <w:tcBorders>
              <w:top w:val="single" w:sz="4" w:space="0" w:color="auto"/>
              <w:left w:val="single" w:sz="4" w:space="0" w:color="auto"/>
            </w:tcBorders>
            <w:shd w:val="clear" w:color="auto" w:fill="auto"/>
            <w:noWrap/>
            <w:vAlign w:val="center"/>
          </w:tcPr>
          <w:p w14:paraId="386DC6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665BEB2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6F58355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left w:val="single" w:sz="4" w:space="0" w:color="auto"/>
            </w:tcBorders>
            <w:shd w:val="clear" w:color="auto" w:fill="auto"/>
            <w:noWrap/>
            <w:vAlign w:val="center"/>
          </w:tcPr>
          <w:p w14:paraId="2602469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405A9A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6ED94D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422B5975"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400C82A7"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3AFD1B2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7" w:type="dxa"/>
            <w:tcBorders>
              <w:left w:val="single" w:sz="4" w:space="0" w:color="auto"/>
            </w:tcBorders>
            <w:shd w:val="clear" w:color="auto" w:fill="auto"/>
            <w:noWrap/>
            <w:vAlign w:val="center"/>
          </w:tcPr>
          <w:p w14:paraId="1B089DB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0.268</w:t>
            </w:r>
          </w:p>
        </w:tc>
        <w:tc>
          <w:tcPr>
            <w:tcW w:w="588" w:type="dxa"/>
            <w:shd w:val="clear" w:color="auto" w:fill="auto"/>
            <w:noWrap/>
            <w:vAlign w:val="center"/>
          </w:tcPr>
          <w:p w14:paraId="34980FF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8" w:type="dxa"/>
            <w:tcBorders>
              <w:right w:val="single" w:sz="4" w:space="0" w:color="auto"/>
            </w:tcBorders>
            <w:shd w:val="clear" w:color="auto" w:fill="auto"/>
            <w:noWrap/>
            <w:vAlign w:val="center"/>
          </w:tcPr>
          <w:p w14:paraId="48A921F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left w:val="single" w:sz="4" w:space="0" w:color="auto"/>
            </w:tcBorders>
            <w:shd w:val="clear" w:color="auto" w:fill="auto"/>
            <w:noWrap/>
            <w:vAlign w:val="center"/>
          </w:tcPr>
          <w:p w14:paraId="1B88D3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B19518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59005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tcBorders>
            <w:shd w:val="clear" w:color="auto" w:fill="auto"/>
            <w:noWrap/>
            <w:vAlign w:val="center"/>
          </w:tcPr>
          <w:p w14:paraId="026E8C8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6611F41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59CE7A3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6133689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0C41710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459A0E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83139B8"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1413BB3E"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5402F5E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587" w:type="dxa"/>
            <w:tcBorders>
              <w:left w:val="single" w:sz="4" w:space="0" w:color="auto"/>
              <w:bottom w:val="single" w:sz="4" w:space="0" w:color="auto"/>
            </w:tcBorders>
            <w:shd w:val="clear" w:color="auto" w:fill="auto"/>
            <w:noWrap/>
            <w:vAlign w:val="center"/>
          </w:tcPr>
          <w:p w14:paraId="10A0FB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0.082</w:t>
            </w:r>
          </w:p>
        </w:tc>
        <w:tc>
          <w:tcPr>
            <w:tcW w:w="588" w:type="dxa"/>
            <w:tcBorders>
              <w:bottom w:val="single" w:sz="4" w:space="0" w:color="auto"/>
            </w:tcBorders>
            <w:shd w:val="clear" w:color="auto" w:fill="auto"/>
            <w:noWrap/>
            <w:vAlign w:val="center"/>
          </w:tcPr>
          <w:p w14:paraId="0AD4DA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61.5</w:t>
            </w:r>
          </w:p>
        </w:tc>
        <w:tc>
          <w:tcPr>
            <w:tcW w:w="588" w:type="dxa"/>
            <w:tcBorders>
              <w:bottom w:val="single" w:sz="4" w:space="0" w:color="auto"/>
              <w:right w:val="single" w:sz="4" w:space="0" w:color="auto"/>
            </w:tcBorders>
            <w:shd w:val="clear" w:color="auto" w:fill="auto"/>
            <w:noWrap/>
            <w:vAlign w:val="center"/>
          </w:tcPr>
          <w:p w14:paraId="22DD24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588" w:type="dxa"/>
            <w:tcBorders>
              <w:left w:val="single" w:sz="4" w:space="0" w:color="auto"/>
              <w:bottom w:val="single" w:sz="4" w:space="0" w:color="auto"/>
            </w:tcBorders>
            <w:shd w:val="clear" w:color="auto" w:fill="auto"/>
            <w:noWrap/>
            <w:vAlign w:val="center"/>
          </w:tcPr>
          <w:p w14:paraId="18D6E89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7A677E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8517FA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099A00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408A35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A701A4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09ABDFA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1AF80F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4F3CDF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1B9D323"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13804281"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3A840FA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w:t>
            </w:r>
          </w:p>
        </w:tc>
        <w:tc>
          <w:tcPr>
            <w:tcW w:w="587" w:type="dxa"/>
            <w:tcBorders>
              <w:top w:val="single" w:sz="4" w:space="0" w:color="auto"/>
              <w:left w:val="single" w:sz="4" w:space="0" w:color="auto"/>
              <w:bottom w:val="single" w:sz="4" w:space="0" w:color="auto"/>
            </w:tcBorders>
            <w:shd w:val="clear" w:color="auto" w:fill="auto"/>
            <w:noWrap/>
            <w:vAlign w:val="center"/>
          </w:tcPr>
          <w:p w14:paraId="775A3E41"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C133EB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95A037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3D43D84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6ECCF2C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78ADE70"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35844B3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2F46B00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5DD0DEF"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4C6C658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75801F3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F39A69E" w14:textId="77777777" w:rsidR="00F6210D" w:rsidRPr="009E5C44" w:rsidRDefault="00F6210D" w:rsidP="00B609B4">
            <w:pPr>
              <w:pStyle w:val="TableEntries"/>
              <w:rPr>
                <w:rFonts w:ascii="Times New Roman" w:hAnsi="Times New Roman"/>
                <w:szCs w:val="24"/>
              </w:rPr>
            </w:pPr>
          </w:p>
        </w:tc>
      </w:tr>
      <w:tr w:rsidR="00F6210D" w:rsidRPr="009E5C44" w14:paraId="6FA701C4"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00E5DA75"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4-Axle</w:t>
            </w:r>
          </w:p>
        </w:tc>
        <w:tc>
          <w:tcPr>
            <w:tcW w:w="754" w:type="dxa"/>
            <w:tcBorders>
              <w:top w:val="single" w:sz="4" w:space="0" w:color="auto"/>
              <w:left w:val="single" w:sz="4" w:space="0" w:color="auto"/>
              <w:right w:val="single" w:sz="4" w:space="0" w:color="auto"/>
            </w:tcBorders>
            <w:vAlign w:val="center"/>
          </w:tcPr>
          <w:p w14:paraId="0CFA6DF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9</w:t>
            </w:r>
          </w:p>
        </w:tc>
        <w:tc>
          <w:tcPr>
            <w:tcW w:w="587" w:type="dxa"/>
            <w:tcBorders>
              <w:top w:val="single" w:sz="4" w:space="0" w:color="auto"/>
              <w:left w:val="single" w:sz="4" w:space="0" w:color="auto"/>
            </w:tcBorders>
            <w:shd w:val="clear" w:color="auto" w:fill="auto"/>
            <w:noWrap/>
            <w:vAlign w:val="center"/>
          </w:tcPr>
          <w:p w14:paraId="7E5A07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0.672</w:t>
            </w:r>
          </w:p>
        </w:tc>
        <w:tc>
          <w:tcPr>
            <w:tcW w:w="588" w:type="dxa"/>
            <w:tcBorders>
              <w:top w:val="single" w:sz="4" w:space="0" w:color="auto"/>
            </w:tcBorders>
            <w:shd w:val="clear" w:color="auto" w:fill="auto"/>
            <w:noWrap/>
            <w:vAlign w:val="center"/>
          </w:tcPr>
          <w:p w14:paraId="5EEC417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30.6</w:t>
            </w:r>
          </w:p>
        </w:tc>
        <w:tc>
          <w:tcPr>
            <w:tcW w:w="588" w:type="dxa"/>
            <w:tcBorders>
              <w:top w:val="single" w:sz="4" w:space="0" w:color="auto"/>
              <w:right w:val="single" w:sz="4" w:space="0" w:color="auto"/>
            </w:tcBorders>
            <w:shd w:val="clear" w:color="auto" w:fill="auto"/>
            <w:noWrap/>
            <w:vAlign w:val="center"/>
          </w:tcPr>
          <w:p w14:paraId="2897B5C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8" w:type="dxa"/>
            <w:tcBorders>
              <w:top w:val="single" w:sz="4" w:space="0" w:color="auto"/>
              <w:left w:val="single" w:sz="4" w:space="0" w:color="auto"/>
            </w:tcBorders>
            <w:shd w:val="clear" w:color="auto" w:fill="auto"/>
            <w:noWrap/>
            <w:vAlign w:val="center"/>
          </w:tcPr>
          <w:p w14:paraId="5F24E3A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0.153</w:t>
            </w:r>
          </w:p>
        </w:tc>
        <w:tc>
          <w:tcPr>
            <w:tcW w:w="588" w:type="dxa"/>
            <w:tcBorders>
              <w:top w:val="single" w:sz="4" w:space="0" w:color="auto"/>
            </w:tcBorders>
            <w:shd w:val="clear" w:color="auto" w:fill="auto"/>
            <w:noWrap/>
            <w:vAlign w:val="center"/>
          </w:tcPr>
          <w:p w14:paraId="253DD05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34.7</w:t>
            </w:r>
          </w:p>
        </w:tc>
        <w:tc>
          <w:tcPr>
            <w:tcW w:w="588" w:type="dxa"/>
            <w:tcBorders>
              <w:top w:val="single" w:sz="4" w:space="0" w:color="auto"/>
              <w:right w:val="single" w:sz="4" w:space="0" w:color="auto"/>
            </w:tcBorders>
            <w:shd w:val="clear" w:color="auto" w:fill="auto"/>
            <w:noWrap/>
            <w:vAlign w:val="center"/>
          </w:tcPr>
          <w:p w14:paraId="4F6E513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587" w:type="dxa"/>
            <w:tcBorders>
              <w:top w:val="single" w:sz="4" w:space="0" w:color="auto"/>
              <w:left w:val="single" w:sz="4" w:space="0" w:color="auto"/>
            </w:tcBorders>
            <w:shd w:val="clear" w:color="auto" w:fill="auto"/>
            <w:noWrap/>
            <w:vAlign w:val="center"/>
          </w:tcPr>
          <w:p w14:paraId="562E093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0.317</w:t>
            </w:r>
          </w:p>
        </w:tc>
        <w:tc>
          <w:tcPr>
            <w:tcW w:w="588" w:type="dxa"/>
            <w:tcBorders>
              <w:top w:val="single" w:sz="4" w:space="0" w:color="auto"/>
            </w:tcBorders>
            <w:shd w:val="clear" w:color="auto" w:fill="auto"/>
            <w:noWrap/>
            <w:vAlign w:val="center"/>
          </w:tcPr>
          <w:p w14:paraId="3F23535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11.8</w:t>
            </w:r>
          </w:p>
        </w:tc>
        <w:tc>
          <w:tcPr>
            <w:tcW w:w="588" w:type="dxa"/>
            <w:tcBorders>
              <w:top w:val="single" w:sz="4" w:space="0" w:color="auto"/>
              <w:right w:val="single" w:sz="4" w:space="0" w:color="auto"/>
            </w:tcBorders>
            <w:shd w:val="clear" w:color="auto" w:fill="auto"/>
            <w:noWrap/>
            <w:vAlign w:val="center"/>
          </w:tcPr>
          <w:p w14:paraId="4941602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0.6</w:t>
            </w:r>
          </w:p>
        </w:tc>
        <w:tc>
          <w:tcPr>
            <w:tcW w:w="588" w:type="dxa"/>
            <w:tcBorders>
              <w:top w:val="single" w:sz="4" w:space="0" w:color="auto"/>
              <w:left w:val="single" w:sz="4" w:space="0" w:color="auto"/>
            </w:tcBorders>
            <w:shd w:val="clear" w:color="auto" w:fill="auto"/>
            <w:noWrap/>
            <w:vAlign w:val="center"/>
          </w:tcPr>
          <w:p w14:paraId="6C12F5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tcBorders>
            <w:shd w:val="clear" w:color="auto" w:fill="auto"/>
            <w:noWrap/>
            <w:vAlign w:val="center"/>
          </w:tcPr>
          <w:p w14:paraId="2E531D4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top w:val="single" w:sz="4" w:space="0" w:color="auto"/>
              <w:right w:val="single" w:sz="4" w:space="0" w:color="auto"/>
            </w:tcBorders>
            <w:shd w:val="clear" w:color="auto" w:fill="auto"/>
            <w:noWrap/>
            <w:vAlign w:val="center"/>
          </w:tcPr>
          <w:p w14:paraId="4597E7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3B8D6FC" w14:textId="77777777" w:rsidTr="00B609B4">
        <w:trPr>
          <w:trHeight w:hRule="exact" w:val="340"/>
          <w:jc w:val="center"/>
        </w:trPr>
        <w:tc>
          <w:tcPr>
            <w:tcW w:w="753" w:type="dxa"/>
            <w:vMerge/>
            <w:tcBorders>
              <w:left w:val="single" w:sz="4" w:space="0" w:color="auto"/>
              <w:right w:val="single" w:sz="4" w:space="0" w:color="auto"/>
            </w:tcBorders>
            <w:textDirection w:val="btLr"/>
            <w:vAlign w:val="center"/>
          </w:tcPr>
          <w:p w14:paraId="74FBBF66"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right w:val="single" w:sz="4" w:space="0" w:color="auto"/>
            </w:tcBorders>
            <w:vAlign w:val="center"/>
          </w:tcPr>
          <w:p w14:paraId="78EAAE5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w:t>
            </w:r>
          </w:p>
        </w:tc>
        <w:tc>
          <w:tcPr>
            <w:tcW w:w="587" w:type="dxa"/>
            <w:tcBorders>
              <w:left w:val="single" w:sz="4" w:space="0" w:color="auto"/>
            </w:tcBorders>
            <w:shd w:val="clear" w:color="auto" w:fill="auto"/>
            <w:noWrap/>
            <w:vAlign w:val="center"/>
          </w:tcPr>
          <w:p w14:paraId="5E2FAE1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0.328</w:t>
            </w:r>
          </w:p>
        </w:tc>
        <w:tc>
          <w:tcPr>
            <w:tcW w:w="588" w:type="dxa"/>
            <w:shd w:val="clear" w:color="auto" w:fill="auto"/>
            <w:noWrap/>
            <w:vAlign w:val="center"/>
          </w:tcPr>
          <w:p w14:paraId="6636FB9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30.2</w:t>
            </w:r>
          </w:p>
        </w:tc>
        <w:tc>
          <w:tcPr>
            <w:tcW w:w="588" w:type="dxa"/>
            <w:tcBorders>
              <w:right w:val="single" w:sz="4" w:space="0" w:color="auto"/>
            </w:tcBorders>
            <w:shd w:val="clear" w:color="auto" w:fill="auto"/>
            <w:noWrap/>
            <w:vAlign w:val="center"/>
          </w:tcPr>
          <w:p w14:paraId="665E385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w:t>
            </w:r>
          </w:p>
        </w:tc>
        <w:tc>
          <w:tcPr>
            <w:tcW w:w="588" w:type="dxa"/>
            <w:tcBorders>
              <w:left w:val="single" w:sz="4" w:space="0" w:color="auto"/>
            </w:tcBorders>
            <w:shd w:val="clear" w:color="auto" w:fill="auto"/>
            <w:noWrap/>
            <w:vAlign w:val="center"/>
          </w:tcPr>
          <w:p w14:paraId="47A3C70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0.386</w:t>
            </w:r>
          </w:p>
        </w:tc>
        <w:tc>
          <w:tcPr>
            <w:tcW w:w="588" w:type="dxa"/>
            <w:shd w:val="clear" w:color="auto" w:fill="auto"/>
            <w:noWrap/>
            <w:vAlign w:val="center"/>
          </w:tcPr>
          <w:p w14:paraId="71165F0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54.8</w:t>
            </w:r>
          </w:p>
        </w:tc>
        <w:tc>
          <w:tcPr>
            <w:tcW w:w="588" w:type="dxa"/>
            <w:tcBorders>
              <w:right w:val="single" w:sz="4" w:space="0" w:color="auto"/>
            </w:tcBorders>
            <w:shd w:val="clear" w:color="auto" w:fill="auto"/>
            <w:noWrap/>
            <w:vAlign w:val="center"/>
          </w:tcPr>
          <w:p w14:paraId="0249994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587" w:type="dxa"/>
            <w:tcBorders>
              <w:left w:val="single" w:sz="4" w:space="0" w:color="auto"/>
            </w:tcBorders>
            <w:shd w:val="clear" w:color="auto" w:fill="auto"/>
            <w:noWrap/>
            <w:vAlign w:val="center"/>
          </w:tcPr>
          <w:p w14:paraId="5C8A99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0.598</w:t>
            </w:r>
          </w:p>
        </w:tc>
        <w:tc>
          <w:tcPr>
            <w:tcW w:w="588" w:type="dxa"/>
            <w:shd w:val="clear" w:color="auto" w:fill="auto"/>
            <w:noWrap/>
            <w:vAlign w:val="center"/>
          </w:tcPr>
          <w:p w14:paraId="4C3B393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12.1</w:t>
            </w:r>
          </w:p>
        </w:tc>
        <w:tc>
          <w:tcPr>
            <w:tcW w:w="588" w:type="dxa"/>
            <w:tcBorders>
              <w:right w:val="single" w:sz="4" w:space="0" w:color="auto"/>
            </w:tcBorders>
            <w:shd w:val="clear" w:color="auto" w:fill="auto"/>
            <w:noWrap/>
            <w:vAlign w:val="center"/>
          </w:tcPr>
          <w:p w14:paraId="170F11D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left w:val="single" w:sz="4" w:space="0" w:color="auto"/>
            </w:tcBorders>
            <w:shd w:val="clear" w:color="auto" w:fill="auto"/>
            <w:noWrap/>
            <w:vAlign w:val="center"/>
          </w:tcPr>
          <w:p w14:paraId="382BCED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03AB5D1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01DD67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3499F78E" w14:textId="77777777" w:rsidTr="00B609B4">
        <w:trPr>
          <w:trHeight w:hRule="exact" w:val="340"/>
          <w:jc w:val="center"/>
        </w:trPr>
        <w:tc>
          <w:tcPr>
            <w:tcW w:w="753" w:type="dxa"/>
            <w:vMerge/>
            <w:tcBorders>
              <w:left w:val="single" w:sz="4" w:space="0" w:color="auto"/>
              <w:bottom w:val="single" w:sz="4" w:space="0" w:color="auto"/>
              <w:right w:val="single" w:sz="4" w:space="0" w:color="auto"/>
            </w:tcBorders>
            <w:textDirection w:val="btLr"/>
            <w:vAlign w:val="center"/>
          </w:tcPr>
          <w:p w14:paraId="151C8041" w14:textId="77777777" w:rsidR="00F6210D" w:rsidRPr="009E5C44" w:rsidRDefault="00F6210D" w:rsidP="00B609B4">
            <w:pPr>
              <w:pStyle w:val="TableEntries"/>
              <w:rPr>
                <w:rFonts w:ascii="Times New Roman" w:hAnsi="Times New Roman"/>
                <w:b/>
                <w:szCs w:val="24"/>
              </w:rPr>
            </w:pPr>
          </w:p>
        </w:tc>
        <w:tc>
          <w:tcPr>
            <w:tcW w:w="754" w:type="dxa"/>
            <w:tcBorders>
              <w:left w:val="single" w:sz="4" w:space="0" w:color="auto"/>
              <w:bottom w:val="single" w:sz="4" w:space="0" w:color="auto"/>
              <w:right w:val="single" w:sz="4" w:space="0" w:color="auto"/>
            </w:tcBorders>
            <w:vAlign w:val="center"/>
          </w:tcPr>
          <w:p w14:paraId="0170F71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7" w:type="dxa"/>
            <w:tcBorders>
              <w:left w:val="single" w:sz="4" w:space="0" w:color="auto"/>
              <w:bottom w:val="single" w:sz="4" w:space="0" w:color="auto"/>
            </w:tcBorders>
            <w:shd w:val="clear" w:color="auto" w:fill="auto"/>
            <w:noWrap/>
            <w:vAlign w:val="center"/>
          </w:tcPr>
          <w:p w14:paraId="65C3C6A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22A9EA3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6B8A04B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28E47D3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0.461</w:t>
            </w:r>
          </w:p>
        </w:tc>
        <w:tc>
          <w:tcPr>
            <w:tcW w:w="588" w:type="dxa"/>
            <w:tcBorders>
              <w:bottom w:val="single" w:sz="4" w:space="0" w:color="auto"/>
            </w:tcBorders>
            <w:shd w:val="clear" w:color="auto" w:fill="auto"/>
            <w:noWrap/>
            <w:vAlign w:val="center"/>
          </w:tcPr>
          <w:p w14:paraId="60A43D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59.5</w:t>
            </w:r>
          </w:p>
        </w:tc>
        <w:tc>
          <w:tcPr>
            <w:tcW w:w="588" w:type="dxa"/>
            <w:tcBorders>
              <w:bottom w:val="single" w:sz="4" w:space="0" w:color="auto"/>
              <w:right w:val="single" w:sz="4" w:space="0" w:color="auto"/>
            </w:tcBorders>
            <w:shd w:val="clear" w:color="auto" w:fill="auto"/>
            <w:noWrap/>
            <w:vAlign w:val="center"/>
          </w:tcPr>
          <w:p w14:paraId="17C83EE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bottom w:val="single" w:sz="4" w:space="0" w:color="auto"/>
            </w:tcBorders>
            <w:shd w:val="clear" w:color="auto" w:fill="auto"/>
            <w:noWrap/>
            <w:vAlign w:val="center"/>
          </w:tcPr>
          <w:p w14:paraId="7820CE9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0.085</w:t>
            </w:r>
          </w:p>
        </w:tc>
        <w:tc>
          <w:tcPr>
            <w:tcW w:w="588" w:type="dxa"/>
            <w:tcBorders>
              <w:bottom w:val="single" w:sz="4" w:space="0" w:color="auto"/>
            </w:tcBorders>
            <w:shd w:val="clear" w:color="auto" w:fill="auto"/>
            <w:noWrap/>
            <w:vAlign w:val="center"/>
          </w:tcPr>
          <w:p w14:paraId="1DA298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18.3</w:t>
            </w:r>
          </w:p>
        </w:tc>
        <w:tc>
          <w:tcPr>
            <w:tcW w:w="588" w:type="dxa"/>
            <w:tcBorders>
              <w:bottom w:val="single" w:sz="4" w:space="0" w:color="auto"/>
              <w:right w:val="single" w:sz="4" w:space="0" w:color="auto"/>
            </w:tcBorders>
            <w:shd w:val="clear" w:color="auto" w:fill="auto"/>
            <w:noWrap/>
            <w:vAlign w:val="center"/>
          </w:tcPr>
          <w:p w14:paraId="01BD729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w:t>
            </w:r>
          </w:p>
        </w:tc>
        <w:tc>
          <w:tcPr>
            <w:tcW w:w="588" w:type="dxa"/>
            <w:tcBorders>
              <w:left w:val="single" w:sz="4" w:space="0" w:color="auto"/>
              <w:bottom w:val="single" w:sz="4" w:space="0" w:color="auto"/>
            </w:tcBorders>
            <w:shd w:val="clear" w:color="auto" w:fill="auto"/>
            <w:noWrap/>
            <w:vAlign w:val="center"/>
          </w:tcPr>
          <w:p w14:paraId="5BE12BF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861B12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06D501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1850FD2E" w14:textId="77777777" w:rsidTr="00B609B4">
        <w:trPr>
          <w:cantSplit/>
          <w:trHeight w:hRule="exact" w:val="340"/>
          <w:jc w:val="center"/>
        </w:trPr>
        <w:tc>
          <w:tcPr>
            <w:tcW w:w="753" w:type="dxa"/>
            <w:tcBorders>
              <w:top w:val="single" w:sz="4" w:space="0" w:color="auto"/>
              <w:left w:val="single" w:sz="4" w:space="0" w:color="auto"/>
              <w:bottom w:val="single" w:sz="4" w:space="0" w:color="auto"/>
              <w:right w:val="single" w:sz="4" w:space="0" w:color="auto"/>
            </w:tcBorders>
            <w:textDirection w:val="btLr"/>
            <w:vAlign w:val="center"/>
          </w:tcPr>
          <w:p w14:paraId="11BAD9E1" w14:textId="77777777" w:rsidR="00F6210D" w:rsidRPr="009E5C44" w:rsidRDefault="00F6210D" w:rsidP="00B609B4">
            <w:pPr>
              <w:pStyle w:val="TableEntries"/>
              <w:rPr>
                <w:rFonts w:ascii="Times New Roman" w:hAnsi="Times New Roman"/>
                <w:b/>
                <w:szCs w:val="24"/>
              </w:rPr>
            </w:pPr>
          </w:p>
        </w:tc>
        <w:tc>
          <w:tcPr>
            <w:tcW w:w="754" w:type="dxa"/>
            <w:tcBorders>
              <w:top w:val="single" w:sz="4" w:space="0" w:color="auto"/>
              <w:left w:val="single" w:sz="4" w:space="0" w:color="auto"/>
              <w:bottom w:val="single" w:sz="4" w:space="0" w:color="auto"/>
              <w:right w:val="single" w:sz="4" w:space="0" w:color="auto"/>
            </w:tcBorders>
            <w:vAlign w:val="center"/>
          </w:tcPr>
          <w:p w14:paraId="484557A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12</w:t>
            </w:r>
          </w:p>
        </w:tc>
        <w:tc>
          <w:tcPr>
            <w:tcW w:w="587" w:type="dxa"/>
            <w:tcBorders>
              <w:top w:val="single" w:sz="4" w:space="0" w:color="auto"/>
              <w:left w:val="single" w:sz="4" w:space="0" w:color="auto"/>
              <w:bottom w:val="single" w:sz="4" w:space="0" w:color="auto"/>
            </w:tcBorders>
            <w:shd w:val="clear" w:color="auto" w:fill="auto"/>
            <w:noWrap/>
            <w:vAlign w:val="center"/>
          </w:tcPr>
          <w:p w14:paraId="2741072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04BD0AD7"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63558423"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62BB2F18"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420A99A4"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2BB4EDF7" w14:textId="77777777" w:rsidR="00F6210D" w:rsidRPr="009E5C44" w:rsidRDefault="00F6210D" w:rsidP="00B609B4">
            <w:pPr>
              <w:pStyle w:val="TableEntries"/>
              <w:rPr>
                <w:rFonts w:ascii="Times New Roman" w:hAnsi="Times New Roman"/>
                <w:szCs w:val="24"/>
              </w:rPr>
            </w:pPr>
          </w:p>
        </w:tc>
        <w:tc>
          <w:tcPr>
            <w:tcW w:w="587" w:type="dxa"/>
            <w:tcBorders>
              <w:top w:val="single" w:sz="4" w:space="0" w:color="auto"/>
              <w:left w:val="single" w:sz="4" w:space="0" w:color="auto"/>
              <w:bottom w:val="single" w:sz="4" w:space="0" w:color="auto"/>
            </w:tcBorders>
            <w:shd w:val="clear" w:color="auto" w:fill="auto"/>
            <w:noWrap/>
            <w:vAlign w:val="center"/>
          </w:tcPr>
          <w:p w14:paraId="5719D7D9"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157A85BD"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18695856"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left w:val="single" w:sz="4" w:space="0" w:color="auto"/>
              <w:bottom w:val="single" w:sz="4" w:space="0" w:color="auto"/>
            </w:tcBorders>
            <w:shd w:val="clear" w:color="auto" w:fill="auto"/>
            <w:noWrap/>
            <w:vAlign w:val="center"/>
          </w:tcPr>
          <w:p w14:paraId="1C6EA952"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tcBorders>
            <w:shd w:val="clear" w:color="auto" w:fill="auto"/>
            <w:noWrap/>
            <w:vAlign w:val="center"/>
          </w:tcPr>
          <w:p w14:paraId="5C626C9A" w14:textId="77777777" w:rsidR="00F6210D" w:rsidRPr="009E5C44" w:rsidRDefault="00F6210D" w:rsidP="00B609B4">
            <w:pPr>
              <w:pStyle w:val="TableEntries"/>
              <w:rPr>
                <w:rFonts w:ascii="Times New Roman" w:hAnsi="Times New Roman"/>
                <w:szCs w:val="24"/>
              </w:rPr>
            </w:pPr>
          </w:p>
        </w:tc>
        <w:tc>
          <w:tcPr>
            <w:tcW w:w="588" w:type="dxa"/>
            <w:tcBorders>
              <w:top w:val="single" w:sz="4" w:space="0" w:color="auto"/>
              <w:bottom w:val="single" w:sz="4" w:space="0" w:color="auto"/>
              <w:right w:val="single" w:sz="4" w:space="0" w:color="auto"/>
            </w:tcBorders>
            <w:shd w:val="clear" w:color="auto" w:fill="auto"/>
            <w:noWrap/>
            <w:vAlign w:val="center"/>
          </w:tcPr>
          <w:p w14:paraId="46ED4A87" w14:textId="77777777" w:rsidR="00F6210D" w:rsidRPr="009E5C44" w:rsidRDefault="00F6210D" w:rsidP="00B609B4">
            <w:pPr>
              <w:pStyle w:val="TableEntries"/>
              <w:rPr>
                <w:rFonts w:ascii="Times New Roman" w:hAnsi="Times New Roman"/>
                <w:szCs w:val="24"/>
              </w:rPr>
            </w:pPr>
          </w:p>
        </w:tc>
      </w:tr>
      <w:tr w:rsidR="00F6210D" w:rsidRPr="009E5C44" w14:paraId="046246A7" w14:textId="77777777" w:rsidTr="00B609B4">
        <w:trPr>
          <w:trHeight w:hRule="exact" w:val="340"/>
          <w:jc w:val="center"/>
        </w:trPr>
        <w:tc>
          <w:tcPr>
            <w:tcW w:w="753" w:type="dxa"/>
            <w:vMerge w:val="restart"/>
            <w:tcBorders>
              <w:top w:val="single" w:sz="4" w:space="0" w:color="auto"/>
              <w:left w:val="single" w:sz="4" w:space="0" w:color="auto"/>
              <w:right w:val="single" w:sz="4" w:space="0" w:color="auto"/>
            </w:tcBorders>
            <w:textDirection w:val="btLr"/>
            <w:vAlign w:val="center"/>
          </w:tcPr>
          <w:p w14:paraId="760D82E8"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5-Axle</w:t>
            </w:r>
          </w:p>
        </w:tc>
        <w:tc>
          <w:tcPr>
            <w:tcW w:w="754" w:type="dxa"/>
            <w:tcBorders>
              <w:top w:val="single" w:sz="4" w:space="0" w:color="auto"/>
              <w:left w:val="single" w:sz="4" w:space="0" w:color="auto"/>
              <w:right w:val="single" w:sz="4" w:space="0" w:color="auto"/>
            </w:tcBorders>
            <w:vAlign w:val="center"/>
          </w:tcPr>
          <w:p w14:paraId="7F63FD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13</w:t>
            </w:r>
          </w:p>
        </w:tc>
        <w:tc>
          <w:tcPr>
            <w:tcW w:w="587" w:type="dxa"/>
            <w:tcBorders>
              <w:top w:val="single" w:sz="4" w:space="0" w:color="auto"/>
              <w:left w:val="single" w:sz="4" w:space="0" w:color="auto"/>
            </w:tcBorders>
            <w:shd w:val="clear" w:color="auto" w:fill="auto"/>
            <w:noWrap/>
            <w:vAlign w:val="center"/>
          </w:tcPr>
          <w:p w14:paraId="39F2EF1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0.041</w:t>
            </w:r>
          </w:p>
        </w:tc>
        <w:tc>
          <w:tcPr>
            <w:tcW w:w="588" w:type="dxa"/>
            <w:tcBorders>
              <w:top w:val="single" w:sz="4" w:space="0" w:color="auto"/>
            </w:tcBorders>
            <w:shd w:val="clear" w:color="auto" w:fill="auto"/>
            <w:noWrap/>
            <w:vAlign w:val="center"/>
          </w:tcPr>
          <w:p w14:paraId="37CC562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23.2</w:t>
            </w:r>
          </w:p>
        </w:tc>
        <w:tc>
          <w:tcPr>
            <w:tcW w:w="588" w:type="dxa"/>
            <w:tcBorders>
              <w:top w:val="single" w:sz="4" w:space="0" w:color="auto"/>
              <w:right w:val="single" w:sz="4" w:space="0" w:color="auto"/>
            </w:tcBorders>
            <w:shd w:val="clear" w:color="auto" w:fill="auto"/>
            <w:noWrap/>
            <w:vAlign w:val="center"/>
          </w:tcPr>
          <w:p w14:paraId="3511BA2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8" w:type="dxa"/>
            <w:tcBorders>
              <w:top w:val="single" w:sz="4" w:space="0" w:color="auto"/>
              <w:left w:val="single" w:sz="4" w:space="0" w:color="auto"/>
            </w:tcBorders>
            <w:shd w:val="clear" w:color="auto" w:fill="auto"/>
            <w:noWrap/>
            <w:vAlign w:val="center"/>
          </w:tcPr>
          <w:p w14:paraId="041E8B6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0.133</w:t>
            </w:r>
          </w:p>
        </w:tc>
        <w:tc>
          <w:tcPr>
            <w:tcW w:w="588" w:type="dxa"/>
            <w:tcBorders>
              <w:top w:val="single" w:sz="4" w:space="0" w:color="auto"/>
            </w:tcBorders>
            <w:shd w:val="clear" w:color="auto" w:fill="auto"/>
            <w:noWrap/>
            <w:vAlign w:val="center"/>
          </w:tcPr>
          <w:p w14:paraId="22D6110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42</w:t>
            </w:r>
          </w:p>
        </w:tc>
        <w:tc>
          <w:tcPr>
            <w:tcW w:w="588" w:type="dxa"/>
            <w:tcBorders>
              <w:top w:val="single" w:sz="4" w:space="0" w:color="auto"/>
              <w:right w:val="single" w:sz="4" w:space="0" w:color="auto"/>
            </w:tcBorders>
            <w:shd w:val="clear" w:color="auto" w:fill="auto"/>
            <w:noWrap/>
            <w:vAlign w:val="center"/>
          </w:tcPr>
          <w:p w14:paraId="095939D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5.6</w:t>
            </w:r>
          </w:p>
        </w:tc>
        <w:tc>
          <w:tcPr>
            <w:tcW w:w="587" w:type="dxa"/>
            <w:tcBorders>
              <w:top w:val="single" w:sz="4" w:space="0" w:color="auto"/>
              <w:left w:val="single" w:sz="4" w:space="0" w:color="auto"/>
            </w:tcBorders>
            <w:shd w:val="clear" w:color="auto" w:fill="auto"/>
            <w:noWrap/>
            <w:vAlign w:val="center"/>
          </w:tcPr>
          <w:p w14:paraId="3F0D2C0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775EB51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10.9</w:t>
            </w:r>
          </w:p>
        </w:tc>
        <w:tc>
          <w:tcPr>
            <w:tcW w:w="588" w:type="dxa"/>
            <w:tcBorders>
              <w:top w:val="single" w:sz="4" w:space="0" w:color="auto"/>
              <w:right w:val="single" w:sz="4" w:space="0" w:color="auto"/>
            </w:tcBorders>
            <w:shd w:val="clear" w:color="auto" w:fill="auto"/>
            <w:noWrap/>
            <w:vAlign w:val="center"/>
          </w:tcPr>
          <w:p w14:paraId="0757696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c>
          <w:tcPr>
            <w:tcW w:w="588" w:type="dxa"/>
            <w:tcBorders>
              <w:top w:val="single" w:sz="4" w:space="0" w:color="auto"/>
              <w:left w:val="single" w:sz="4" w:space="0" w:color="auto"/>
            </w:tcBorders>
            <w:shd w:val="clear" w:color="auto" w:fill="auto"/>
            <w:noWrap/>
            <w:vAlign w:val="center"/>
          </w:tcPr>
          <w:p w14:paraId="3F72D00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588" w:type="dxa"/>
            <w:tcBorders>
              <w:top w:val="single" w:sz="4" w:space="0" w:color="auto"/>
            </w:tcBorders>
            <w:shd w:val="clear" w:color="auto" w:fill="auto"/>
            <w:noWrap/>
            <w:vAlign w:val="center"/>
          </w:tcPr>
          <w:p w14:paraId="32A2BCC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11</w:t>
            </w:r>
          </w:p>
        </w:tc>
        <w:tc>
          <w:tcPr>
            <w:tcW w:w="588" w:type="dxa"/>
            <w:tcBorders>
              <w:top w:val="single" w:sz="4" w:space="0" w:color="auto"/>
              <w:right w:val="single" w:sz="4" w:space="0" w:color="auto"/>
            </w:tcBorders>
            <w:shd w:val="clear" w:color="auto" w:fill="auto"/>
            <w:noWrap/>
            <w:vAlign w:val="center"/>
          </w:tcPr>
          <w:p w14:paraId="28313F9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1.7</w:t>
            </w:r>
          </w:p>
        </w:tc>
      </w:tr>
      <w:tr w:rsidR="00F6210D" w:rsidRPr="009E5C44" w14:paraId="5B3900FE" w14:textId="77777777" w:rsidTr="00B609B4">
        <w:trPr>
          <w:trHeight w:hRule="exact" w:val="340"/>
          <w:jc w:val="center"/>
        </w:trPr>
        <w:tc>
          <w:tcPr>
            <w:tcW w:w="753" w:type="dxa"/>
            <w:vMerge/>
            <w:tcBorders>
              <w:left w:val="single" w:sz="4" w:space="0" w:color="auto"/>
              <w:right w:val="single" w:sz="4" w:space="0" w:color="auto"/>
            </w:tcBorders>
            <w:vAlign w:val="center"/>
          </w:tcPr>
          <w:p w14:paraId="493D1543"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right w:val="single" w:sz="4" w:space="0" w:color="auto"/>
            </w:tcBorders>
            <w:vAlign w:val="center"/>
          </w:tcPr>
          <w:p w14:paraId="476585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14</w:t>
            </w:r>
          </w:p>
        </w:tc>
        <w:tc>
          <w:tcPr>
            <w:tcW w:w="587" w:type="dxa"/>
            <w:tcBorders>
              <w:left w:val="single" w:sz="4" w:space="0" w:color="auto"/>
            </w:tcBorders>
            <w:shd w:val="clear" w:color="auto" w:fill="auto"/>
            <w:noWrap/>
            <w:vAlign w:val="center"/>
          </w:tcPr>
          <w:p w14:paraId="1CC7267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0.959</w:t>
            </w:r>
          </w:p>
        </w:tc>
        <w:tc>
          <w:tcPr>
            <w:tcW w:w="588" w:type="dxa"/>
            <w:shd w:val="clear" w:color="auto" w:fill="auto"/>
            <w:noWrap/>
            <w:vAlign w:val="center"/>
          </w:tcPr>
          <w:p w14:paraId="1F1BF93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30.4</w:t>
            </w:r>
          </w:p>
        </w:tc>
        <w:tc>
          <w:tcPr>
            <w:tcW w:w="588" w:type="dxa"/>
            <w:tcBorders>
              <w:right w:val="single" w:sz="4" w:space="0" w:color="auto"/>
            </w:tcBorders>
            <w:shd w:val="clear" w:color="auto" w:fill="auto"/>
            <w:noWrap/>
            <w:vAlign w:val="center"/>
          </w:tcPr>
          <w:p w14:paraId="0F34F6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1.8</w:t>
            </w:r>
          </w:p>
        </w:tc>
        <w:tc>
          <w:tcPr>
            <w:tcW w:w="588" w:type="dxa"/>
            <w:tcBorders>
              <w:left w:val="single" w:sz="4" w:space="0" w:color="auto"/>
            </w:tcBorders>
            <w:shd w:val="clear" w:color="auto" w:fill="auto"/>
            <w:noWrap/>
            <w:vAlign w:val="center"/>
          </w:tcPr>
          <w:p w14:paraId="7DF16ED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0.867</w:t>
            </w:r>
          </w:p>
        </w:tc>
        <w:tc>
          <w:tcPr>
            <w:tcW w:w="588" w:type="dxa"/>
            <w:shd w:val="clear" w:color="auto" w:fill="auto"/>
            <w:noWrap/>
            <w:vAlign w:val="center"/>
          </w:tcPr>
          <w:p w14:paraId="3235DCF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51.2</w:t>
            </w:r>
          </w:p>
        </w:tc>
        <w:tc>
          <w:tcPr>
            <w:tcW w:w="588" w:type="dxa"/>
            <w:tcBorders>
              <w:right w:val="single" w:sz="4" w:space="0" w:color="auto"/>
            </w:tcBorders>
            <w:shd w:val="clear" w:color="auto" w:fill="auto"/>
            <w:noWrap/>
            <w:vAlign w:val="center"/>
          </w:tcPr>
          <w:p w14:paraId="5769AA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w:t>
            </w:r>
          </w:p>
        </w:tc>
        <w:tc>
          <w:tcPr>
            <w:tcW w:w="587" w:type="dxa"/>
            <w:tcBorders>
              <w:left w:val="single" w:sz="4" w:space="0" w:color="auto"/>
            </w:tcBorders>
            <w:shd w:val="clear" w:color="auto" w:fill="auto"/>
            <w:noWrap/>
            <w:vAlign w:val="center"/>
          </w:tcPr>
          <w:p w14:paraId="0BCDE6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751108D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298C93A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tcBorders>
            <w:shd w:val="clear" w:color="auto" w:fill="auto"/>
            <w:noWrap/>
            <w:vAlign w:val="center"/>
          </w:tcPr>
          <w:p w14:paraId="1109DB4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shd w:val="clear" w:color="auto" w:fill="auto"/>
            <w:noWrap/>
            <w:vAlign w:val="center"/>
          </w:tcPr>
          <w:p w14:paraId="422D98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right w:val="single" w:sz="4" w:space="0" w:color="auto"/>
            </w:tcBorders>
            <w:shd w:val="clear" w:color="auto" w:fill="auto"/>
            <w:noWrap/>
            <w:vAlign w:val="center"/>
          </w:tcPr>
          <w:p w14:paraId="6A4E5C5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B056BB0" w14:textId="77777777" w:rsidTr="00B609B4">
        <w:trPr>
          <w:trHeight w:hRule="exact" w:val="340"/>
          <w:jc w:val="center"/>
        </w:trPr>
        <w:tc>
          <w:tcPr>
            <w:tcW w:w="753" w:type="dxa"/>
            <w:vMerge/>
            <w:tcBorders>
              <w:left w:val="single" w:sz="4" w:space="0" w:color="auto"/>
              <w:bottom w:val="single" w:sz="4" w:space="0" w:color="auto"/>
              <w:right w:val="single" w:sz="4" w:space="0" w:color="auto"/>
            </w:tcBorders>
            <w:vAlign w:val="center"/>
          </w:tcPr>
          <w:p w14:paraId="34E8017E" w14:textId="77777777" w:rsidR="00F6210D" w:rsidRPr="009E5C44" w:rsidRDefault="00F6210D" w:rsidP="00B609B4">
            <w:pPr>
              <w:pStyle w:val="TableEntries"/>
              <w:rPr>
                <w:rFonts w:ascii="Times New Roman" w:hAnsi="Times New Roman"/>
                <w:szCs w:val="24"/>
              </w:rPr>
            </w:pPr>
          </w:p>
        </w:tc>
        <w:tc>
          <w:tcPr>
            <w:tcW w:w="754" w:type="dxa"/>
            <w:tcBorders>
              <w:left w:val="single" w:sz="4" w:space="0" w:color="auto"/>
              <w:bottom w:val="single" w:sz="4" w:space="0" w:color="auto"/>
              <w:right w:val="single" w:sz="4" w:space="0" w:color="auto"/>
            </w:tcBorders>
            <w:vAlign w:val="center"/>
          </w:tcPr>
          <w:p w14:paraId="438E03D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587" w:type="dxa"/>
            <w:tcBorders>
              <w:left w:val="single" w:sz="4" w:space="0" w:color="auto"/>
              <w:bottom w:val="single" w:sz="4" w:space="0" w:color="auto"/>
            </w:tcBorders>
            <w:shd w:val="clear" w:color="auto" w:fill="auto"/>
            <w:noWrap/>
            <w:vAlign w:val="center"/>
          </w:tcPr>
          <w:p w14:paraId="3A36D48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6484356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F02968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615488A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30BA54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70D014C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7" w:type="dxa"/>
            <w:tcBorders>
              <w:left w:val="single" w:sz="4" w:space="0" w:color="auto"/>
              <w:bottom w:val="single" w:sz="4" w:space="0" w:color="auto"/>
            </w:tcBorders>
            <w:shd w:val="clear" w:color="auto" w:fill="auto"/>
            <w:noWrap/>
            <w:vAlign w:val="center"/>
          </w:tcPr>
          <w:p w14:paraId="79BA899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043D282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393ACA0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left w:val="single" w:sz="4" w:space="0" w:color="auto"/>
              <w:bottom w:val="single" w:sz="4" w:space="0" w:color="auto"/>
            </w:tcBorders>
            <w:shd w:val="clear" w:color="auto" w:fill="auto"/>
            <w:noWrap/>
            <w:vAlign w:val="center"/>
          </w:tcPr>
          <w:p w14:paraId="1F64F7D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tcBorders>
            <w:shd w:val="clear" w:color="auto" w:fill="auto"/>
            <w:noWrap/>
            <w:vAlign w:val="center"/>
          </w:tcPr>
          <w:p w14:paraId="7F84944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588" w:type="dxa"/>
            <w:tcBorders>
              <w:bottom w:val="single" w:sz="4" w:space="0" w:color="auto"/>
              <w:right w:val="single" w:sz="4" w:space="0" w:color="auto"/>
            </w:tcBorders>
            <w:shd w:val="clear" w:color="auto" w:fill="auto"/>
            <w:noWrap/>
            <w:vAlign w:val="center"/>
          </w:tcPr>
          <w:p w14:paraId="1C3A135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1A0132C7" w14:textId="77777777" w:rsidR="0079004B" w:rsidRPr="009E5C44" w:rsidRDefault="0079004B" w:rsidP="00F6210D"/>
    <w:p w14:paraId="3B05CF3D" w14:textId="77777777" w:rsidR="006D6F80" w:rsidRDefault="00BF4A88" w:rsidP="00F6210D">
      <w:pPr>
        <w:pStyle w:val="Heading4"/>
      </w:pPr>
      <w:r w:rsidRPr="009E5C44">
        <w:br w:type="page"/>
      </w:r>
      <w:r w:rsidR="006D6F80">
        <w:lastRenderedPageBreak/>
        <w:t>Axle Track Width</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6D6F80" w:rsidRPr="009E5C44" w14:paraId="4890B9A1" w14:textId="77777777" w:rsidTr="00420E0E">
        <w:trPr>
          <w:trHeight w:val="540"/>
        </w:trPr>
        <w:tc>
          <w:tcPr>
            <w:tcW w:w="2126" w:type="dxa"/>
            <w:vAlign w:val="center"/>
          </w:tcPr>
          <w:p w14:paraId="68EC33EB" w14:textId="77777777" w:rsidR="006D6F80" w:rsidRPr="009E5C44" w:rsidRDefault="006D6F80" w:rsidP="006D6F80">
            <w:pPr>
              <w:pStyle w:val="StyleCodeChar"/>
              <w:jc w:val="center"/>
            </w:pPr>
            <w:r w:rsidRPr="009E5C44">
              <w:t>A</w:t>
            </w:r>
            <w:r>
              <w:t>TW</w:t>
            </w:r>
            <w:r w:rsidRPr="009E5C44">
              <w:t>.csv</w:t>
            </w:r>
          </w:p>
        </w:tc>
      </w:tr>
    </w:tbl>
    <w:p w14:paraId="732E279B" w14:textId="77777777" w:rsidR="006D6F80" w:rsidRPr="009E5C44" w:rsidRDefault="006D6F80" w:rsidP="006D6F80"/>
    <w:p w14:paraId="4CB26882" w14:textId="77777777" w:rsidR="006D6F80" w:rsidRDefault="006D6F80" w:rsidP="006D6F80">
      <w:r>
        <w:t xml:space="preserve">This file is required when generating vehicles for use with an influence surface. It specifies the width from centre of pressure of the wheels on one side of the axle, to the other. In general this dimension is different to that of vehicle width, since the tyre width and number of tyres must be accounted for. This file is optional, and if it is missing then a default value specified in </w:t>
      </w:r>
      <w:r w:rsidRPr="006D6F80">
        <w:rPr>
          <w:rFonts w:ascii="Courier New" w:hAnsi="Courier New" w:cs="Courier New"/>
        </w:rPr>
        <w:t>BTLSin.txt</w:t>
      </w:r>
      <w:r>
        <w:t xml:space="preserve"> will be used instead.</w:t>
      </w:r>
    </w:p>
    <w:p w14:paraId="73601F29" w14:textId="77777777" w:rsidR="006D6F80" w:rsidRDefault="006D6F80" w:rsidP="006D6F80"/>
    <w:p w14:paraId="4998633A" w14:textId="77777777" w:rsidR="006D6F80" w:rsidRDefault="006D6F80" w:rsidP="006D6F80">
      <w:r>
        <w:t xml:space="preserve">This file again uses tri-modal normal distributions to model the track width of each axle for each class of vehicle. The distributions are specified using </w:t>
      </w:r>
      <w:bookmarkStart w:id="17" w:name="OLE_LINK13"/>
      <w:r>
        <w:t xml:space="preserve">3×3 </w:t>
      </w:r>
      <w:bookmarkEnd w:id="17"/>
      <w:r>
        <w:t>matrices as is done for Axle Spacings. The file structure is then:</w:t>
      </w:r>
    </w:p>
    <w:p w14:paraId="7623814F" w14:textId="77777777" w:rsidR="006D6F80" w:rsidRDefault="006D6F80" w:rsidP="006D6F80"/>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153"/>
        <w:gridCol w:w="754"/>
        <w:gridCol w:w="1545"/>
        <w:gridCol w:w="1545"/>
        <w:gridCol w:w="1544"/>
        <w:gridCol w:w="1544"/>
        <w:gridCol w:w="1544"/>
      </w:tblGrid>
      <w:tr w:rsidR="006D6F80" w:rsidRPr="00AC60C4" w14:paraId="443F6209" w14:textId="77777777" w:rsidTr="00AC60C4">
        <w:tc>
          <w:tcPr>
            <w:tcW w:w="1172" w:type="dxa"/>
            <w:shd w:val="clear" w:color="auto" w:fill="auto"/>
            <w:vAlign w:val="center"/>
          </w:tcPr>
          <w:p w14:paraId="4B249A5A" w14:textId="77777777" w:rsidR="006D6F80" w:rsidRPr="00AC60C4" w:rsidRDefault="006D6F80" w:rsidP="00AC60C4">
            <w:pPr>
              <w:spacing w:line="240" w:lineRule="auto"/>
              <w:jc w:val="center"/>
              <w:rPr>
                <w:b/>
              </w:rPr>
            </w:pPr>
            <w:r w:rsidRPr="00AC60C4">
              <w:rPr>
                <w:b/>
              </w:rPr>
              <w:t>Class</w:t>
            </w:r>
          </w:p>
        </w:tc>
        <w:tc>
          <w:tcPr>
            <w:tcW w:w="761" w:type="dxa"/>
            <w:shd w:val="clear" w:color="auto" w:fill="auto"/>
            <w:vAlign w:val="center"/>
          </w:tcPr>
          <w:p w14:paraId="564242D7" w14:textId="77777777" w:rsidR="006D6F80" w:rsidRPr="00AC60C4" w:rsidRDefault="006D6F80" w:rsidP="00AC60C4">
            <w:pPr>
              <w:spacing w:line="240" w:lineRule="auto"/>
              <w:jc w:val="center"/>
              <w:rPr>
                <w:b/>
              </w:rPr>
            </w:pPr>
            <w:r w:rsidRPr="00AC60C4">
              <w:rPr>
                <w:b/>
              </w:rPr>
              <w:t>Line Nos.</w:t>
            </w:r>
          </w:p>
        </w:tc>
        <w:tc>
          <w:tcPr>
            <w:tcW w:w="1585" w:type="dxa"/>
            <w:shd w:val="clear" w:color="auto" w:fill="auto"/>
            <w:vAlign w:val="center"/>
          </w:tcPr>
          <w:p w14:paraId="470B0B45" w14:textId="77777777" w:rsidR="006D6F80" w:rsidRPr="00AC60C4" w:rsidRDefault="006D6F80" w:rsidP="00AC60C4">
            <w:pPr>
              <w:spacing w:line="240" w:lineRule="auto"/>
              <w:jc w:val="center"/>
              <w:rPr>
                <w:b/>
              </w:rPr>
            </w:pPr>
            <w:r w:rsidRPr="00AC60C4">
              <w:rPr>
                <w:b/>
              </w:rPr>
              <w:t>Axle 1</w:t>
            </w:r>
          </w:p>
        </w:tc>
        <w:tc>
          <w:tcPr>
            <w:tcW w:w="1585" w:type="dxa"/>
            <w:shd w:val="clear" w:color="auto" w:fill="auto"/>
            <w:vAlign w:val="center"/>
          </w:tcPr>
          <w:p w14:paraId="0DBC35C1" w14:textId="77777777" w:rsidR="006D6F80" w:rsidRPr="00AC60C4" w:rsidRDefault="006D6F80" w:rsidP="00AC60C4">
            <w:pPr>
              <w:spacing w:line="240" w:lineRule="auto"/>
              <w:jc w:val="center"/>
              <w:rPr>
                <w:b/>
              </w:rPr>
            </w:pPr>
            <w:r w:rsidRPr="00AC60C4">
              <w:rPr>
                <w:b/>
              </w:rPr>
              <w:t>Axle 2</w:t>
            </w:r>
          </w:p>
        </w:tc>
        <w:tc>
          <w:tcPr>
            <w:tcW w:w="1584" w:type="dxa"/>
            <w:shd w:val="clear" w:color="auto" w:fill="auto"/>
            <w:vAlign w:val="center"/>
          </w:tcPr>
          <w:p w14:paraId="0866DEDF" w14:textId="77777777" w:rsidR="006D6F80" w:rsidRPr="00AC60C4" w:rsidRDefault="006D6F80" w:rsidP="00AC60C4">
            <w:pPr>
              <w:spacing w:line="240" w:lineRule="auto"/>
              <w:jc w:val="center"/>
              <w:rPr>
                <w:b/>
              </w:rPr>
            </w:pPr>
            <w:r w:rsidRPr="00AC60C4">
              <w:rPr>
                <w:b/>
              </w:rPr>
              <w:t>Axle 3</w:t>
            </w:r>
          </w:p>
        </w:tc>
        <w:tc>
          <w:tcPr>
            <w:tcW w:w="1584" w:type="dxa"/>
            <w:shd w:val="clear" w:color="auto" w:fill="auto"/>
            <w:vAlign w:val="center"/>
          </w:tcPr>
          <w:p w14:paraId="6D80B580" w14:textId="77777777" w:rsidR="006D6F80" w:rsidRPr="00AC60C4" w:rsidRDefault="006D6F80" w:rsidP="00AC60C4">
            <w:pPr>
              <w:spacing w:line="240" w:lineRule="auto"/>
              <w:jc w:val="center"/>
              <w:rPr>
                <w:b/>
              </w:rPr>
            </w:pPr>
            <w:r w:rsidRPr="00AC60C4">
              <w:rPr>
                <w:b/>
              </w:rPr>
              <w:t>Axle 4</w:t>
            </w:r>
          </w:p>
        </w:tc>
        <w:tc>
          <w:tcPr>
            <w:tcW w:w="1584" w:type="dxa"/>
            <w:shd w:val="clear" w:color="auto" w:fill="auto"/>
            <w:vAlign w:val="center"/>
          </w:tcPr>
          <w:p w14:paraId="7DBFDAF2" w14:textId="77777777" w:rsidR="006D6F80" w:rsidRPr="00AC60C4" w:rsidRDefault="006D6F80" w:rsidP="00AC60C4">
            <w:pPr>
              <w:spacing w:line="240" w:lineRule="auto"/>
              <w:jc w:val="center"/>
              <w:rPr>
                <w:b/>
              </w:rPr>
            </w:pPr>
            <w:r w:rsidRPr="00AC60C4">
              <w:rPr>
                <w:b/>
              </w:rPr>
              <w:t>Axle 5</w:t>
            </w:r>
          </w:p>
        </w:tc>
      </w:tr>
      <w:tr w:rsidR="006D6F80" w14:paraId="61DA7865" w14:textId="77777777" w:rsidTr="00AC60C4">
        <w:tc>
          <w:tcPr>
            <w:tcW w:w="1172" w:type="dxa"/>
            <w:shd w:val="clear" w:color="auto" w:fill="auto"/>
            <w:vAlign w:val="center"/>
          </w:tcPr>
          <w:p w14:paraId="4EA0D14E" w14:textId="77777777" w:rsidR="006D6F80" w:rsidRPr="00AC60C4" w:rsidRDefault="006D6F80" w:rsidP="00AC60C4">
            <w:pPr>
              <w:spacing w:line="240" w:lineRule="auto"/>
              <w:jc w:val="center"/>
              <w:rPr>
                <w:b/>
              </w:rPr>
            </w:pPr>
            <w:bookmarkStart w:id="18" w:name="OLE_LINK14"/>
            <w:bookmarkStart w:id="19" w:name="OLE_LINK15"/>
            <w:r w:rsidRPr="00AC60C4">
              <w:rPr>
                <w:b/>
              </w:rPr>
              <w:t>2-axle</w:t>
            </w:r>
          </w:p>
        </w:tc>
        <w:tc>
          <w:tcPr>
            <w:tcW w:w="761" w:type="dxa"/>
            <w:shd w:val="clear" w:color="auto" w:fill="auto"/>
            <w:vAlign w:val="center"/>
          </w:tcPr>
          <w:p w14:paraId="0A8A759B" w14:textId="77777777" w:rsidR="006D6F80" w:rsidRDefault="006D6F80" w:rsidP="00AC60C4">
            <w:pPr>
              <w:spacing w:line="240" w:lineRule="auto"/>
              <w:jc w:val="center"/>
            </w:pPr>
            <w:r>
              <w:t>1-3</w:t>
            </w:r>
          </w:p>
        </w:tc>
        <w:tc>
          <w:tcPr>
            <w:tcW w:w="1585" w:type="dxa"/>
            <w:shd w:val="clear" w:color="auto" w:fill="auto"/>
            <w:vAlign w:val="center"/>
          </w:tcPr>
          <w:p w14:paraId="7CCE6DBB" w14:textId="77777777" w:rsidR="006D6F80" w:rsidRDefault="006D6F80" w:rsidP="00AC60C4">
            <w:pPr>
              <w:spacing w:line="240" w:lineRule="auto"/>
              <w:jc w:val="center"/>
            </w:pPr>
            <w:r>
              <w:t>3×3</w:t>
            </w:r>
          </w:p>
        </w:tc>
        <w:tc>
          <w:tcPr>
            <w:tcW w:w="1585" w:type="dxa"/>
            <w:shd w:val="clear" w:color="auto" w:fill="auto"/>
            <w:vAlign w:val="center"/>
          </w:tcPr>
          <w:p w14:paraId="1654A881" w14:textId="77777777" w:rsidR="006D6F80" w:rsidRDefault="006D6F80" w:rsidP="00AC60C4">
            <w:pPr>
              <w:spacing w:line="240" w:lineRule="auto"/>
              <w:jc w:val="center"/>
            </w:pPr>
            <w:r>
              <w:t>3×3</w:t>
            </w:r>
          </w:p>
        </w:tc>
        <w:tc>
          <w:tcPr>
            <w:tcW w:w="1584" w:type="dxa"/>
            <w:shd w:val="clear" w:color="auto" w:fill="auto"/>
            <w:vAlign w:val="center"/>
          </w:tcPr>
          <w:p w14:paraId="48D12339" w14:textId="77777777" w:rsidR="006D6F80" w:rsidRDefault="006D6F80" w:rsidP="00AC60C4">
            <w:pPr>
              <w:spacing w:line="240" w:lineRule="auto"/>
              <w:jc w:val="center"/>
            </w:pPr>
            <w:bookmarkStart w:id="20" w:name="OLE_LINK16"/>
            <w:r>
              <w:t>N/A</w:t>
            </w:r>
            <w:bookmarkEnd w:id="20"/>
          </w:p>
        </w:tc>
        <w:tc>
          <w:tcPr>
            <w:tcW w:w="1584" w:type="dxa"/>
            <w:shd w:val="clear" w:color="auto" w:fill="auto"/>
            <w:vAlign w:val="center"/>
          </w:tcPr>
          <w:p w14:paraId="1A410AB1" w14:textId="77777777" w:rsidR="006D6F80" w:rsidRDefault="006D6F80" w:rsidP="00AC60C4">
            <w:pPr>
              <w:spacing w:line="240" w:lineRule="auto"/>
              <w:jc w:val="center"/>
            </w:pPr>
            <w:r>
              <w:t>N/A</w:t>
            </w:r>
          </w:p>
        </w:tc>
        <w:tc>
          <w:tcPr>
            <w:tcW w:w="1584" w:type="dxa"/>
            <w:shd w:val="clear" w:color="auto" w:fill="auto"/>
            <w:vAlign w:val="center"/>
          </w:tcPr>
          <w:p w14:paraId="4C43D8A1" w14:textId="77777777" w:rsidR="006D6F80" w:rsidRDefault="006D6F80" w:rsidP="00AC60C4">
            <w:pPr>
              <w:spacing w:line="240" w:lineRule="auto"/>
              <w:jc w:val="center"/>
            </w:pPr>
            <w:r>
              <w:t>N/A</w:t>
            </w:r>
          </w:p>
        </w:tc>
      </w:tr>
      <w:bookmarkEnd w:id="18"/>
      <w:bookmarkEnd w:id="19"/>
      <w:tr w:rsidR="006D6F80" w14:paraId="697C40F3" w14:textId="77777777" w:rsidTr="00AC60C4">
        <w:tc>
          <w:tcPr>
            <w:tcW w:w="1172" w:type="dxa"/>
            <w:shd w:val="clear" w:color="auto" w:fill="auto"/>
            <w:vAlign w:val="center"/>
          </w:tcPr>
          <w:p w14:paraId="1549A7B7" w14:textId="77777777" w:rsidR="006D6F80" w:rsidRPr="00AC60C4" w:rsidRDefault="006D6F80" w:rsidP="00AC60C4">
            <w:pPr>
              <w:spacing w:line="240" w:lineRule="auto"/>
              <w:jc w:val="center"/>
              <w:rPr>
                <w:b/>
              </w:rPr>
            </w:pPr>
          </w:p>
        </w:tc>
        <w:tc>
          <w:tcPr>
            <w:tcW w:w="761" w:type="dxa"/>
            <w:shd w:val="clear" w:color="auto" w:fill="auto"/>
            <w:vAlign w:val="center"/>
          </w:tcPr>
          <w:p w14:paraId="45B3D5F8" w14:textId="77777777" w:rsidR="006D6F80" w:rsidRDefault="006D6F80" w:rsidP="00AC60C4">
            <w:pPr>
              <w:spacing w:line="240" w:lineRule="auto"/>
              <w:jc w:val="center"/>
            </w:pPr>
            <w:r>
              <w:t>4</w:t>
            </w:r>
          </w:p>
        </w:tc>
        <w:tc>
          <w:tcPr>
            <w:tcW w:w="1585" w:type="dxa"/>
            <w:shd w:val="clear" w:color="auto" w:fill="auto"/>
            <w:vAlign w:val="center"/>
          </w:tcPr>
          <w:p w14:paraId="1F2477AB" w14:textId="77777777" w:rsidR="006D6F80" w:rsidRDefault="006D6F80" w:rsidP="00AC60C4">
            <w:pPr>
              <w:spacing w:line="240" w:lineRule="auto"/>
              <w:jc w:val="center"/>
            </w:pPr>
          </w:p>
        </w:tc>
        <w:tc>
          <w:tcPr>
            <w:tcW w:w="1585" w:type="dxa"/>
            <w:shd w:val="clear" w:color="auto" w:fill="auto"/>
            <w:vAlign w:val="center"/>
          </w:tcPr>
          <w:p w14:paraId="550F962A" w14:textId="77777777" w:rsidR="006D6F80" w:rsidRDefault="006D6F80" w:rsidP="00AC60C4">
            <w:pPr>
              <w:spacing w:line="240" w:lineRule="auto"/>
              <w:jc w:val="center"/>
            </w:pPr>
          </w:p>
        </w:tc>
        <w:tc>
          <w:tcPr>
            <w:tcW w:w="1584" w:type="dxa"/>
            <w:shd w:val="clear" w:color="auto" w:fill="auto"/>
            <w:vAlign w:val="center"/>
          </w:tcPr>
          <w:p w14:paraId="5200A831" w14:textId="77777777" w:rsidR="006D6F80" w:rsidRDefault="006D6F80" w:rsidP="00AC60C4">
            <w:pPr>
              <w:spacing w:line="240" w:lineRule="auto"/>
              <w:jc w:val="center"/>
            </w:pPr>
          </w:p>
        </w:tc>
        <w:tc>
          <w:tcPr>
            <w:tcW w:w="1584" w:type="dxa"/>
            <w:shd w:val="clear" w:color="auto" w:fill="auto"/>
            <w:vAlign w:val="center"/>
          </w:tcPr>
          <w:p w14:paraId="7E413EF5" w14:textId="77777777" w:rsidR="006D6F80" w:rsidRDefault="006D6F80" w:rsidP="00AC60C4">
            <w:pPr>
              <w:spacing w:line="240" w:lineRule="auto"/>
              <w:jc w:val="center"/>
            </w:pPr>
          </w:p>
        </w:tc>
        <w:tc>
          <w:tcPr>
            <w:tcW w:w="1584" w:type="dxa"/>
            <w:shd w:val="clear" w:color="auto" w:fill="auto"/>
            <w:vAlign w:val="center"/>
          </w:tcPr>
          <w:p w14:paraId="28193112" w14:textId="77777777" w:rsidR="006D6F80" w:rsidRDefault="006D6F80" w:rsidP="00AC60C4">
            <w:pPr>
              <w:spacing w:line="240" w:lineRule="auto"/>
              <w:jc w:val="center"/>
            </w:pPr>
          </w:p>
        </w:tc>
      </w:tr>
      <w:tr w:rsidR="006D6F80" w14:paraId="7C153055" w14:textId="77777777" w:rsidTr="00AC60C4">
        <w:tc>
          <w:tcPr>
            <w:tcW w:w="1172" w:type="dxa"/>
            <w:shd w:val="clear" w:color="auto" w:fill="auto"/>
            <w:vAlign w:val="center"/>
          </w:tcPr>
          <w:p w14:paraId="5ED49A12" w14:textId="77777777" w:rsidR="006D6F80" w:rsidRPr="00AC60C4" w:rsidRDefault="006D6F80" w:rsidP="00AC60C4">
            <w:pPr>
              <w:spacing w:line="240" w:lineRule="auto"/>
              <w:jc w:val="center"/>
              <w:rPr>
                <w:b/>
              </w:rPr>
            </w:pPr>
            <w:r w:rsidRPr="00AC60C4">
              <w:rPr>
                <w:b/>
              </w:rPr>
              <w:t>3-axle</w:t>
            </w:r>
          </w:p>
        </w:tc>
        <w:tc>
          <w:tcPr>
            <w:tcW w:w="761" w:type="dxa"/>
            <w:shd w:val="clear" w:color="auto" w:fill="auto"/>
            <w:vAlign w:val="center"/>
          </w:tcPr>
          <w:p w14:paraId="1D277EAE" w14:textId="77777777" w:rsidR="006D6F80" w:rsidRDefault="006D6F80" w:rsidP="00AC60C4">
            <w:pPr>
              <w:spacing w:line="240" w:lineRule="auto"/>
              <w:jc w:val="center"/>
            </w:pPr>
            <w:r>
              <w:t>5-7</w:t>
            </w:r>
          </w:p>
        </w:tc>
        <w:tc>
          <w:tcPr>
            <w:tcW w:w="1585" w:type="dxa"/>
            <w:shd w:val="clear" w:color="auto" w:fill="auto"/>
            <w:vAlign w:val="center"/>
          </w:tcPr>
          <w:p w14:paraId="0F33A065" w14:textId="77777777" w:rsidR="006D6F80" w:rsidRDefault="006D6F80" w:rsidP="00AC60C4">
            <w:pPr>
              <w:spacing w:line="240" w:lineRule="auto"/>
              <w:jc w:val="center"/>
            </w:pPr>
            <w:r>
              <w:t>3×3</w:t>
            </w:r>
          </w:p>
        </w:tc>
        <w:tc>
          <w:tcPr>
            <w:tcW w:w="1585" w:type="dxa"/>
            <w:shd w:val="clear" w:color="auto" w:fill="auto"/>
            <w:vAlign w:val="center"/>
          </w:tcPr>
          <w:p w14:paraId="4A9D0B99" w14:textId="77777777" w:rsidR="006D6F80" w:rsidRDefault="006D6F80" w:rsidP="00AC60C4">
            <w:pPr>
              <w:spacing w:line="240" w:lineRule="auto"/>
              <w:jc w:val="center"/>
            </w:pPr>
            <w:r>
              <w:t>3×3</w:t>
            </w:r>
          </w:p>
        </w:tc>
        <w:tc>
          <w:tcPr>
            <w:tcW w:w="1584" w:type="dxa"/>
            <w:shd w:val="clear" w:color="auto" w:fill="auto"/>
            <w:vAlign w:val="center"/>
          </w:tcPr>
          <w:p w14:paraId="05D2BC4F" w14:textId="77777777" w:rsidR="006D6F80" w:rsidRDefault="006D6F80" w:rsidP="00AC60C4">
            <w:pPr>
              <w:spacing w:line="240" w:lineRule="auto"/>
              <w:jc w:val="center"/>
            </w:pPr>
            <w:r>
              <w:t>3×3</w:t>
            </w:r>
          </w:p>
        </w:tc>
        <w:tc>
          <w:tcPr>
            <w:tcW w:w="1584" w:type="dxa"/>
            <w:shd w:val="clear" w:color="auto" w:fill="auto"/>
            <w:vAlign w:val="center"/>
          </w:tcPr>
          <w:p w14:paraId="008EE05F" w14:textId="77777777" w:rsidR="006D6F80" w:rsidRDefault="006D6F80" w:rsidP="00AC60C4">
            <w:pPr>
              <w:spacing w:line="240" w:lineRule="auto"/>
              <w:jc w:val="center"/>
            </w:pPr>
            <w:r>
              <w:t>N/A</w:t>
            </w:r>
          </w:p>
        </w:tc>
        <w:tc>
          <w:tcPr>
            <w:tcW w:w="1584" w:type="dxa"/>
            <w:shd w:val="clear" w:color="auto" w:fill="auto"/>
            <w:vAlign w:val="center"/>
          </w:tcPr>
          <w:p w14:paraId="04423C6F" w14:textId="77777777" w:rsidR="006D6F80" w:rsidRDefault="006D6F80" w:rsidP="00AC60C4">
            <w:pPr>
              <w:spacing w:line="240" w:lineRule="auto"/>
              <w:jc w:val="center"/>
            </w:pPr>
            <w:r>
              <w:t>N/A</w:t>
            </w:r>
          </w:p>
        </w:tc>
      </w:tr>
      <w:tr w:rsidR="006D6F80" w14:paraId="2133B3F0" w14:textId="77777777" w:rsidTr="00AC60C4">
        <w:tc>
          <w:tcPr>
            <w:tcW w:w="1172" w:type="dxa"/>
            <w:shd w:val="clear" w:color="auto" w:fill="auto"/>
            <w:vAlign w:val="center"/>
          </w:tcPr>
          <w:p w14:paraId="53EC398D" w14:textId="77777777" w:rsidR="006D6F80" w:rsidRPr="00AC60C4" w:rsidRDefault="006D6F80" w:rsidP="00AC60C4">
            <w:pPr>
              <w:spacing w:line="240" w:lineRule="auto"/>
              <w:jc w:val="center"/>
              <w:rPr>
                <w:b/>
              </w:rPr>
            </w:pPr>
          </w:p>
        </w:tc>
        <w:tc>
          <w:tcPr>
            <w:tcW w:w="761" w:type="dxa"/>
            <w:shd w:val="clear" w:color="auto" w:fill="auto"/>
            <w:vAlign w:val="center"/>
          </w:tcPr>
          <w:p w14:paraId="2868BCCD" w14:textId="77777777" w:rsidR="006D6F80" w:rsidRDefault="006D6F80" w:rsidP="00AC60C4">
            <w:pPr>
              <w:spacing w:line="240" w:lineRule="auto"/>
              <w:jc w:val="center"/>
            </w:pPr>
            <w:r>
              <w:t>8</w:t>
            </w:r>
          </w:p>
        </w:tc>
        <w:tc>
          <w:tcPr>
            <w:tcW w:w="1585" w:type="dxa"/>
            <w:shd w:val="clear" w:color="auto" w:fill="auto"/>
            <w:vAlign w:val="center"/>
          </w:tcPr>
          <w:p w14:paraId="551FD17F" w14:textId="77777777" w:rsidR="006D6F80" w:rsidRDefault="006D6F80" w:rsidP="00AC60C4">
            <w:pPr>
              <w:spacing w:line="240" w:lineRule="auto"/>
              <w:jc w:val="center"/>
            </w:pPr>
          </w:p>
        </w:tc>
        <w:tc>
          <w:tcPr>
            <w:tcW w:w="1585" w:type="dxa"/>
            <w:shd w:val="clear" w:color="auto" w:fill="auto"/>
            <w:vAlign w:val="center"/>
          </w:tcPr>
          <w:p w14:paraId="40B4EAD9" w14:textId="77777777" w:rsidR="006D6F80" w:rsidRDefault="006D6F80" w:rsidP="00AC60C4">
            <w:pPr>
              <w:spacing w:line="240" w:lineRule="auto"/>
              <w:jc w:val="center"/>
            </w:pPr>
          </w:p>
        </w:tc>
        <w:tc>
          <w:tcPr>
            <w:tcW w:w="1584" w:type="dxa"/>
            <w:shd w:val="clear" w:color="auto" w:fill="auto"/>
            <w:vAlign w:val="center"/>
          </w:tcPr>
          <w:p w14:paraId="77A26E61" w14:textId="77777777" w:rsidR="006D6F80" w:rsidRDefault="006D6F80" w:rsidP="00AC60C4">
            <w:pPr>
              <w:spacing w:line="240" w:lineRule="auto"/>
              <w:jc w:val="center"/>
            </w:pPr>
          </w:p>
        </w:tc>
        <w:tc>
          <w:tcPr>
            <w:tcW w:w="1584" w:type="dxa"/>
            <w:shd w:val="clear" w:color="auto" w:fill="auto"/>
            <w:vAlign w:val="center"/>
          </w:tcPr>
          <w:p w14:paraId="2D71807E" w14:textId="77777777" w:rsidR="006D6F80" w:rsidRDefault="006D6F80" w:rsidP="00AC60C4">
            <w:pPr>
              <w:spacing w:line="240" w:lineRule="auto"/>
              <w:jc w:val="center"/>
            </w:pPr>
          </w:p>
        </w:tc>
        <w:tc>
          <w:tcPr>
            <w:tcW w:w="1584" w:type="dxa"/>
            <w:shd w:val="clear" w:color="auto" w:fill="auto"/>
            <w:vAlign w:val="center"/>
          </w:tcPr>
          <w:p w14:paraId="765B21FC" w14:textId="77777777" w:rsidR="006D6F80" w:rsidRDefault="006D6F80" w:rsidP="00AC60C4">
            <w:pPr>
              <w:spacing w:line="240" w:lineRule="auto"/>
              <w:jc w:val="center"/>
            </w:pPr>
          </w:p>
        </w:tc>
      </w:tr>
      <w:tr w:rsidR="006D6F80" w14:paraId="6B6FC2FF" w14:textId="77777777" w:rsidTr="00AC60C4">
        <w:tc>
          <w:tcPr>
            <w:tcW w:w="1172" w:type="dxa"/>
            <w:shd w:val="clear" w:color="auto" w:fill="auto"/>
            <w:vAlign w:val="center"/>
          </w:tcPr>
          <w:p w14:paraId="578ACD89" w14:textId="77777777" w:rsidR="006D6F80" w:rsidRPr="00AC60C4" w:rsidRDefault="006D6F80" w:rsidP="00AC60C4">
            <w:pPr>
              <w:spacing w:line="240" w:lineRule="auto"/>
              <w:jc w:val="center"/>
              <w:rPr>
                <w:b/>
              </w:rPr>
            </w:pPr>
            <w:r w:rsidRPr="00AC60C4">
              <w:rPr>
                <w:b/>
              </w:rPr>
              <w:t>4-axle</w:t>
            </w:r>
          </w:p>
        </w:tc>
        <w:tc>
          <w:tcPr>
            <w:tcW w:w="761" w:type="dxa"/>
            <w:shd w:val="clear" w:color="auto" w:fill="auto"/>
            <w:vAlign w:val="center"/>
          </w:tcPr>
          <w:p w14:paraId="02FBE853" w14:textId="77777777" w:rsidR="006D6F80" w:rsidRDefault="006D6F80" w:rsidP="00AC60C4">
            <w:pPr>
              <w:spacing w:line="240" w:lineRule="auto"/>
              <w:jc w:val="center"/>
            </w:pPr>
            <w:r>
              <w:t>9-11</w:t>
            </w:r>
          </w:p>
        </w:tc>
        <w:tc>
          <w:tcPr>
            <w:tcW w:w="1585" w:type="dxa"/>
            <w:shd w:val="clear" w:color="auto" w:fill="auto"/>
            <w:vAlign w:val="center"/>
          </w:tcPr>
          <w:p w14:paraId="150C6CAE" w14:textId="77777777" w:rsidR="006D6F80" w:rsidRDefault="006D6F80" w:rsidP="00AC60C4">
            <w:pPr>
              <w:spacing w:line="240" w:lineRule="auto"/>
              <w:jc w:val="center"/>
            </w:pPr>
            <w:r>
              <w:t>3×3</w:t>
            </w:r>
          </w:p>
        </w:tc>
        <w:tc>
          <w:tcPr>
            <w:tcW w:w="1585" w:type="dxa"/>
            <w:shd w:val="clear" w:color="auto" w:fill="auto"/>
            <w:vAlign w:val="center"/>
          </w:tcPr>
          <w:p w14:paraId="18B20F5B" w14:textId="77777777" w:rsidR="006D6F80" w:rsidRDefault="006D6F80" w:rsidP="00AC60C4">
            <w:pPr>
              <w:spacing w:line="240" w:lineRule="auto"/>
              <w:jc w:val="center"/>
            </w:pPr>
            <w:r>
              <w:t>3×3</w:t>
            </w:r>
          </w:p>
        </w:tc>
        <w:tc>
          <w:tcPr>
            <w:tcW w:w="1584" w:type="dxa"/>
            <w:shd w:val="clear" w:color="auto" w:fill="auto"/>
            <w:vAlign w:val="center"/>
          </w:tcPr>
          <w:p w14:paraId="0203CCC3" w14:textId="77777777" w:rsidR="006D6F80" w:rsidRDefault="006D6F80" w:rsidP="00AC60C4">
            <w:pPr>
              <w:spacing w:line="240" w:lineRule="auto"/>
              <w:jc w:val="center"/>
            </w:pPr>
            <w:r>
              <w:t>3×3</w:t>
            </w:r>
          </w:p>
        </w:tc>
        <w:tc>
          <w:tcPr>
            <w:tcW w:w="1584" w:type="dxa"/>
            <w:shd w:val="clear" w:color="auto" w:fill="auto"/>
            <w:vAlign w:val="center"/>
          </w:tcPr>
          <w:p w14:paraId="66D2F8E1" w14:textId="77777777" w:rsidR="006D6F80" w:rsidRDefault="006D6F80" w:rsidP="00AC60C4">
            <w:pPr>
              <w:spacing w:line="240" w:lineRule="auto"/>
              <w:jc w:val="center"/>
            </w:pPr>
            <w:r>
              <w:t>3×3</w:t>
            </w:r>
          </w:p>
        </w:tc>
        <w:tc>
          <w:tcPr>
            <w:tcW w:w="1584" w:type="dxa"/>
            <w:shd w:val="clear" w:color="auto" w:fill="auto"/>
            <w:vAlign w:val="center"/>
          </w:tcPr>
          <w:p w14:paraId="46A2B7BE" w14:textId="77777777" w:rsidR="006D6F80" w:rsidRDefault="006D6F80" w:rsidP="00AC60C4">
            <w:pPr>
              <w:spacing w:line="240" w:lineRule="auto"/>
              <w:jc w:val="center"/>
            </w:pPr>
            <w:r>
              <w:t>N/A</w:t>
            </w:r>
          </w:p>
        </w:tc>
      </w:tr>
      <w:tr w:rsidR="006D6F80" w14:paraId="5BAB5BD3" w14:textId="77777777" w:rsidTr="00AC60C4">
        <w:tc>
          <w:tcPr>
            <w:tcW w:w="1172" w:type="dxa"/>
            <w:shd w:val="clear" w:color="auto" w:fill="auto"/>
            <w:vAlign w:val="center"/>
          </w:tcPr>
          <w:p w14:paraId="39989BB6" w14:textId="77777777" w:rsidR="006D6F80" w:rsidRPr="00AC60C4" w:rsidRDefault="006D6F80" w:rsidP="00AC60C4">
            <w:pPr>
              <w:spacing w:line="240" w:lineRule="auto"/>
              <w:jc w:val="center"/>
              <w:rPr>
                <w:b/>
              </w:rPr>
            </w:pPr>
          </w:p>
        </w:tc>
        <w:tc>
          <w:tcPr>
            <w:tcW w:w="761" w:type="dxa"/>
            <w:shd w:val="clear" w:color="auto" w:fill="auto"/>
            <w:vAlign w:val="center"/>
          </w:tcPr>
          <w:p w14:paraId="2E9A5E53" w14:textId="77777777" w:rsidR="006D6F80" w:rsidRDefault="006D6F80" w:rsidP="00AC60C4">
            <w:pPr>
              <w:spacing w:line="240" w:lineRule="auto"/>
              <w:jc w:val="center"/>
            </w:pPr>
            <w:r>
              <w:t>12</w:t>
            </w:r>
          </w:p>
        </w:tc>
        <w:tc>
          <w:tcPr>
            <w:tcW w:w="1585" w:type="dxa"/>
            <w:shd w:val="clear" w:color="auto" w:fill="auto"/>
            <w:vAlign w:val="center"/>
          </w:tcPr>
          <w:p w14:paraId="73215B62" w14:textId="77777777" w:rsidR="006D6F80" w:rsidRDefault="006D6F80" w:rsidP="00AC60C4">
            <w:pPr>
              <w:spacing w:line="240" w:lineRule="auto"/>
              <w:jc w:val="center"/>
            </w:pPr>
          </w:p>
        </w:tc>
        <w:tc>
          <w:tcPr>
            <w:tcW w:w="1585" w:type="dxa"/>
            <w:shd w:val="clear" w:color="auto" w:fill="auto"/>
            <w:vAlign w:val="center"/>
          </w:tcPr>
          <w:p w14:paraId="61BBB882" w14:textId="77777777" w:rsidR="006D6F80" w:rsidRDefault="006D6F80" w:rsidP="00AC60C4">
            <w:pPr>
              <w:spacing w:line="240" w:lineRule="auto"/>
              <w:jc w:val="center"/>
            </w:pPr>
          </w:p>
        </w:tc>
        <w:tc>
          <w:tcPr>
            <w:tcW w:w="1584" w:type="dxa"/>
            <w:shd w:val="clear" w:color="auto" w:fill="auto"/>
            <w:vAlign w:val="center"/>
          </w:tcPr>
          <w:p w14:paraId="79A24171" w14:textId="77777777" w:rsidR="006D6F80" w:rsidRDefault="006D6F80" w:rsidP="00AC60C4">
            <w:pPr>
              <w:spacing w:line="240" w:lineRule="auto"/>
              <w:jc w:val="center"/>
            </w:pPr>
          </w:p>
        </w:tc>
        <w:tc>
          <w:tcPr>
            <w:tcW w:w="1584" w:type="dxa"/>
            <w:shd w:val="clear" w:color="auto" w:fill="auto"/>
            <w:vAlign w:val="center"/>
          </w:tcPr>
          <w:p w14:paraId="60B593AB" w14:textId="77777777" w:rsidR="006D6F80" w:rsidRDefault="006D6F80" w:rsidP="00AC60C4">
            <w:pPr>
              <w:spacing w:line="240" w:lineRule="auto"/>
              <w:jc w:val="center"/>
            </w:pPr>
          </w:p>
        </w:tc>
        <w:tc>
          <w:tcPr>
            <w:tcW w:w="1584" w:type="dxa"/>
            <w:shd w:val="clear" w:color="auto" w:fill="auto"/>
            <w:vAlign w:val="center"/>
          </w:tcPr>
          <w:p w14:paraId="30EEFEA2" w14:textId="77777777" w:rsidR="006D6F80" w:rsidRDefault="006D6F80" w:rsidP="00AC60C4">
            <w:pPr>
              <w:spacing w:line="240" w:lineRule="auto"/>
              <w:jc w:val="center"/>
            </w:pPr>
          </w:p>
        </w:tc>
      </w:tr>
      <w:tr w:rsidR="006D6F80" w14:paraId="6C943434" w14:textId="77777777" w:rsidTr="00AC60C4">
        <w:tc>
          <w:tcPr>
            <w:tcW w:w="1172" w:type="dxa"/>
            <w:shd w:val="clear" w:color="auto" w:fill="auto"/>
            <w:vAlign w:val="center"/>
          </w:tcPr>
          <w:p w14:paraId="57EE98B9" w14:textId="77777777" w:rsidR="006D6F80" w:rsidRPr="00AC60C4" w:rsidRDefault="006D6F80" w:rsidP="00AC60C4">
            <w:pPr>
              <w:spacing w:line="240" w:lineRule="auto"/>
              <w:jc w:val="center"/>
              <w:rPr>
                <w:b/>
              </w:rPr>
            </w:pPr>
            <w:r w:rsidRPr="00AC60C4">
              <w:rPr>
                <w:b/>
              </w:rPr>
              <w:t>5-axle</w:t>
            </w:r>
          </w:p>
        </w:tc>
        <w:tc>
          <w:tcPr>
            <w:tcW w:w="761" w:type="dxa"/>
            <w:shd w:val="clear" w:color="auto" w:fill="auto"/>
            <w:vAlign w:val="center"/>
          </w:tcPr>
          <w:p w14:paraId="7765E0B3" w14:textId="77777777" w:rsidR="006D6F80" w:rsidRDefault="006D6F80" w:rsidP="00AC60C4">
            <w:pPr>
              <w:spacing w:line="240" w:lineRule="auto"/>
              <w:jc w:val="center"/>
            </w:pPr>
            <w:r>
              <w:t>13-15</w:t>
            </w:r>
          </w:p>
        </w:tc>
        <w:tc>
          <w:tcPr>
            <w:tcW w:w="1585" w:type="dxa"/>
            <w:shd w:val="clear" w:color="auto" w:fill="auto"/>
            <w:vAlign w:val="center"/>
          </w:tcPr>
          <w:p w14:paraId="1A6A17A9" w14:textId="77777777" w:rsidR="006D6F80" w:rsidRDefault="006D6F80" w:rsidP="00AC60C4">
            <w:pPr>
              <w:spacing w:line="240" w:lineRule="auto"/>
              <w:jc w:val="center"/>
            </w:pPr>
            <w:r>
              <w:t>3×3</w:t>
            </w:r>
          </w:p>
        </w:tc>
        <w:tc>
          <w:tcPr>
            <w:tcW w:w="1585" w:type="dxa"/>
            <w:shd w:val="clear" w:color="auto" w:fill="auto"/>
            <w:vAlign w:val="center"/>
          </w:tcPr>
          <w:p w14:paraId="731A5FC5" w14:textId="77777777" w:rsidR="006D6F80" w:rsidRDefault="006D6F80" w:rsidP="00AC60C4">
            <w:pPr>
              <w:spacing w:line="240" w:lineRule="auto"/>
              <w:jc w:val="center"/>
            </w:pPr>
            <w:r>
              <w:t>3×3</w:t>
            </w:r>
          </w:p>
        </w:tc>
        <w:tc>
          <w:tcPr>
            <w:tcW w:w="1584" w:type="dxa"/>
            <w:shd w:val="clear" w:color="auto" w:fill="auto"/>
            <w:vAlign w:val="center"/>
          </w:tcPr>
          <w:p w14:paraId="55D8FD4E" w14:textId="77777777" w:rsidR="006D6F80" w:rsidRDefault="006D6F80" w:rsidP="00AC60C4">
            <w:pPr>
              <w:spacing w:line="240" w:lineRule="auto"/>
              <w:jc w:val="center"/>
            </w:pPr>
            <w:r>
              <w:t>3×3</w:t>
            </w:r>
          </w:p>
        </w:tc>
        <w:tc>
          <w:tcPr>
            <w:tcW w:w="1584" w:type="dxa"/>
            <w:shd w:val="clear" w:color="auto" w:fill="auto"/>
            <w:vAlign w:val="center"/>
          </w:tcPr>
          <w:p w14:paraId="007A732E" w14:textId="77777777" w:rsidR="006D6F80" w:rsidRDefault="006D6F80" w:rsidP="00AC60C4">
            <w:pPr>
              <w:spacing w:line="240" w:lineRule="auto"/>
              <w:jc w:val="center"/>
            </w:pPr>
            <w:r>
              <w:t>3×3</w:t>
            </w:r>
          </w:p>
        </w:tc>
        <w:tc>
          <w:tcPr>
            <w:tcW w:w="1584" w:type="dxa"/>
            <w:shd w:val="clear" w:color="auto" w:fill="auto"/>
            <w:vAlign w:val="center"/>
          </w:tcPr>
          <w:p w14:paraId="74A15704" w14:textId="77777777" w:rsidR="006D6F80" w:rsidRDefault="006D6F80" w:rsidP="00AC60C4">
            <w:pPr>
              <w:spacing w:line="240" w:lineRule="auto"/>
              <w:jc w:val="center"/>
            </w:pPr>
            <w:r>
              <w:t>3×3</w:t>
            </w:r>
          </w:p>
        </w:tc>
      </w:tr>
    </w:tbl>
    <w:p w14:paraId="0CA3AF19" w14:textId="77777777" w:rsidR="006D6F80" w:rsidRDefault="006D6F80" w:rsidP="006D6F80"/>
    <w:p w14:paraId="7E80FD76" w14:textId="77777777" w:rsidR="005F3FDB" w:rsidRDefault="005F3FDB" w:rsidP="005F3FDB">
      <w:r>
        <w:t>An example file is shown below which illustrates three separate model types for the track width:</w:t>
      </w:r>
    </w:p>
    <w:p w14:paraId="35889E97" w14:textId="77777777" w:rsidR="005F3FDB" w:rsidRDefault="00EE46BF" w:rsidP="00EE46BF">
      <w:pPr>
        <w:numPr>
          <w:ilvl w:val="0"/>
          <w:numId w:val="43"/>
        </w:numPr>
      </w:pPr>
      <w:r>
        <w:t>A typical implementation using tri-modal distributions for each axle track width is shown for the 2-axle truck type. Notice the zero values for the redundant axles 3, 4, and 5.</w:t>
      </w:r>
    </w:p>
    <w:p w14:paraId="5538D11C" w14:textId="77777777" w:rsidR="005F3FDB" w:rsidRDefault="005F3FDB" w:rsidP="00EE46BF">
      <w:pPr>
        <w:numPr>
          <w:ilvl w:val="0"/>
          <w:numId w:val="43"/>
        </w:numPr>
      </w:pPr>
      <w:r>
        <w:t>Single values of track width can be specified for all the axles by only defining a distribution for the first axle, and leaving subsequent values all zero. This is done for 3-axle trucks in the example below.</w:t>
      </w:r>
    </w:p>
    <w:p w14:paraId="7FBAF93B" w14:textId="77777777" w:rsidR="00EE46BF" w:rsidRDefault="00EE46BF" w:rsidP="00EE46BF">
      <w:pPr>
        <w:numPr>
          <w:ilvl w:val="0"/>
          <w:numId w:val="43"/>
        </w:numPr>
      </w:pPr>
      <w:r>
        <w:lastRenderedPageBreak/>
        <w:t>Deterministic values can be defined as noted previously by specifying only one model, with mean of the require value and standard deviation of zero. This is done in the example file below for 4- and 5-axle trucks, showing the different track widths for the different axle types (steering, drive, trailer with dual tyres).</w:t>
      </w:r>
    </w:p>
    <w:p w14:paraId="42F85960" w14:textId="77777777" w:rsidR="005F3FDB" w:rsidRDefault="005F3FDB" w:rsidP="006D6F80"/>
    <w:p w14:paraId="4C8984FA" w14:textId="77777777" w:rsidR="00EE46BF" w:rsidRDefault="00EE46BF" w:rsidP="006D6F80">
      <w:r>
        <w:t xml:space="preserve">The track widths are specified in units of </w:t>
      </w:r>
      <w:r w:rsidRPr="00EE46BF">
        <w:rPr>
          <w:b/>
        </w:rPr>
        <w:t>centimetre</w:t>
      </w:r>
      <w:r>
        <w:t>.</w:t>
      </w:r>
    </w:p>
    <w:p w14:paraId="52BF4123" w14:textId="77777777" w:rsidR="00EE46BF" w:rsidRDefault="00EE46BF" w:rsidP="006D6F80"/>
    <w:p w14:paraId="0E32BF26"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0.109,188,27.3,0.109,188,27.3,0,0,0,0,0,0,0,0,0</w:t>
      </w:r>
    </w:p>
    <w:p w14:paraId="4BDBC9B4"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0.847,193.9,6.4,0.847,193.9,6.4,0,0,0,0,0,0,0,0,0</w:t>
      </w:r>
    </w:p>
    <w:p w14:paraId="49D5E15F"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0.045,167.6,6.1,0.045,167.6,6.1,0,0,0,0,0,0,0,0,0</w:t>
      </w:r>
    </w:p>
    <w:p w14:paraId="2D33D154"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37F258DC"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0.109,188,27.3,0,0,0,0,0,0,0,0,0,0,0,0</w:t>
      </w:r>
    </w:p>
    <w:p w14:paraId="6747C57D"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0.847,193.9,6.4,0,0,0,0,0,0,0,0,0,0,0,0</w:t>
      </w:r>
    </w:p>
    <w:p w14:paraId="477036E2"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0.045,167.6,6.1,0,0,0,0,0,0,0,0,0,0,0,0</w:t>
      </w:r>
    </w:p>
    <w:p w14:paraId="36F65A36"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23EFA8DA"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1,196,0,1,184,0,1,199,0,1,199,0,0,0,0</w:t>
      </w:r>
    </w:p>
    <w:p w14:paraId="3C2D87DD"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39C20CDE"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6474637C" w14:textId="77777777" w:rsid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p>
    <w:p w14:paraId="601966C9"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1,196,0,1,184,0,1,199,0,1,199,0,1,199,0</w:t>
      </w:r>
    </w:p>
    <w:p w14:paraId="49890596"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28A819CB" w14:textId="77777777" w:rsidR="005F3FDB" w:rsidRPr="005F3FDB" w:rsidRDefault="005F3FDB" w:rsidP="005F3FDB">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5F3FDB">
        <w:rPr>
          <w:rFonts w:ascii="Courier New" w:hAnsi="Courier New" w:cs="Courier New"/>
          <w:sz w:val="24"/>
        </w:rPr>
        <w:t>0,0,0,0,0,0,0,0,0,0,0,0,0,0,0</w:t>
      </w:r>
    </w:p>
    <w:p w14:paraId="53F25377" w14:textId="77777777" w:rsidR="005F3FDB" w:rsidRPr="006D6F80" w:rsidRDefault="005F3FDB" w:rsidP="006D6F80"/>
    <w:p w14:paraId="1278EA74" w14:textId="77777777" w:rsidR="00F6210D" w:rsidRPr="009E5C44" w:rsidRDefault="006D6F80" w:rsidP="00F6210D">
      <w:pPr>
        <w:pStyle w:val="Heading4"/>
      </w:pPr>
      <w:r>
        <w:br w:type="page"/>
      </w:r>
      <w:r w:rsidR="00F6210D" w:rsidRPr="009E5C44">
        <w:lastRenderedPageBreak/>
        <w:t>Axle Weights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48FE6D44" w14:textId="77777777" w:rsidTr="00E0083E">
        <w:trPr>
          <w:trHeight w:val="540"/>
        </w:trPr>
        <w:tc>
          <w:tcPr>
            <w:tcW w:w="2126" w:type="dxa"/>
            <w:vAlign w:val="center"/>
          </w:tcPr>
          <w:p w14:paraId="43C71F09" w14:textId="77777777" w:rsidR="00BF4A88" w:rsidRPr="009E5C44" w:rsidRDefault="00BF4A88" w:rsidP="00E0083E">
            <w:pPr>
              <w:pStyle w:val="StyleCodeChar"/>
              <w:jc w:val="center"/>
            </w:pPr>
            <w:r w:rsidRPr="009E5C44">
              <w:t>Aw2&amp;3.csv</w:t>
            </w:r>
          </w:p>
        </w:tc>
      </w:tr>
    </w:tbl>
    <w:p w14:paraId="63B2B11A" w14:textId="77777777" w:rsidR="00BF4A88" w:rsidRPr="009E5C44" w:rsidRDefault="00BF4A88" w:rsidP="00BF4A88"/>
    <w:p w14:paraId="594125C2" w14:textId="77777777" w:rsidR="00BF4A88" w:rsidRPr="009E5C44" w:rsidRDefault="00B609B4" w:rsidP="00BF4A88">
      <w:r w:rsidRPr="009E5C44">
        <w:t>Two files are used, one for 2 and 3 axle trucks, the other for 4 and 5 axle trucks.</w:t>
      </w:r>
      <w:r w:rsidR="00BF4A88" w:rsidRPr="009E5C44">
        <w:t xml:space="preserve"> This file contains the axle weight information for the 2- and 3- axle trucks of the site. An example is:</w:t>
      </w:r>
    </w:p>
    <w:p w14:paraId="33527239" w14:textId="77777777" w:rsidR="00BF4A88" w:rsidRPr="009E5C44" w:rsidRDefault="00BF4A88" w:rsidP="00BF4A88"/>
    <w:p w14:paraId="7CF4BA0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0.560,33.4,3.7,0.440,59.4,7.4,0.000,0.0</w:t>
      </w:r>
      <w:r w:rsidR="00B609B4" w:rsidRPr="009E5C44">
        <w:t>,0.0</w:t>
      </w:r>
    </w:p>
    <w:p w14:paraId="539105F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0.440,40.6,7</w:t>
      </w:r>
      <w:r w:rsidR="00B609B4" w:rsidRPr="009E5C44">
        <w:t>.4,0.560,66.6,3.7,0.000,0.0,0.0</w:t>
      </w:r>
    </w:p>
    <w:p w14:paraId="7D9EBEC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w:t>
      </w:r>
      <w:r w:rsidR="00B609B4" w:rsidRPr="009E5C44">
        <w:t>0.0,0.000,0.0,0.0,0.000,0.0,0.0</w:t>
      </w:r>
    </w:p>
    <w:p w14:paraId="4E08CCC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42A4C0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0.066,20.4,1.</w:t>
      </w:r>
      <w:r w:rsidR="00B609B4" w:rsidRPr="009E5C44">
        <w:t>5,0.769,34.6,6.8,0.558,30.5,5.9</w:t>
      </w:r>
    </w:p>
    <w:p w14:paraId="45681FFE"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0.522,26.0,4.</w:t>
      </w:r>
      <w:r w:rsidR="00B609B4" w:rsidRPr="009E5C44">
        <w:t>9,0.227,39.2,2.2,0.442,37.7,3.5</w:t>
      </w:r>
    </w:p>
    <w:p w14:paraId="46A01D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0.412,38.7,8</w:t>
      </w:r>
      <w:r w:rsidR="00B609B4" w:rsidRPr="009E5C44">
        <w:t>.6,0.004,54.4,3.7,0.000,0.0,0.0</w:t>
      </w:r>
    </w:p>
    <w:p w14:paraId="0793DE5F" w14:textId="77777777" w:rsidR="00F6210D" w:rsidRPr="009E5C44" w:rsidRDefault="00F6210D" w:rsidP="00B609B4"/>
    <w:p w14:paraId="4EC6849B" w14:textId="77777777" w:rsidR="00F6210D" w:rsidRPr="009E5C44" w:rsidRDefault="00B609B4" w:rsidP="00B609B4">
      <w:r w:rsidRPr="009E5C44">
        <w:t>This data is explained as follows:</w:t>
      </w:r>
    </w:p>
    <w:p w14:paraId="30D9FA96" w14:textId="77777777" w:rsidR="00B609B4" w:rsidRPr="009E5C44" w:rsidRDefault="00B609B4" w:rsidP="00B609B4"/>
    <w:tbl>
      <w:tblPr>
        <w:tblW w:w="5000" w:type="pct"/>
        <w:tblInd w:w="28" w:type="dxa"/>
        <w:tblLayout w:type="fixed"/>
        <w:tblCellMar>
          <w:left w:w="28" w:type="dxa"/>
          <w:right w:w="28" w:type="dxa"/>
        </w:tblCellMar>
        <w:tblLook w:val="0000" w:firstRow="0" w:lastRow="0" w:firstColumn="0" w:lastColumn="0" w:noHBand="0" w:noVBand="0"/>
      </w:tblPr>
      <w:tblGrid>
        <w:gridCol w:w="1071"/>
        <w:gridCol w:w="1071"/>
        <w:gridCol w:w="832"/>
        <w:gridCol w:w="832"/>
        <w:gridCol w:w="832"/>
        <w:gridCol w:w="832"/>
        <w:gridCol w:w="832"/>
        <w:gridCol w:w="832"/>
        <w:gridCol w:w="831"/>
        <w:gridCol w:w="832"/>
        <w:gridCol w:w="832"/>
      </w:tblGrid>
      <w:tr w:rsidR="00F6210D" w:rsidRPr="009E5C44" w14:paraId="15CED801" w14:textId="77777777" w:rsidTr="00B609B4">
        <w:trPr>
          <w:trHeight w:hRule="exact" w:val="397"/>
        </w:trPr>
        <w:tc>
          <w:tcPr>
            <w:tcW w:w="951" w:type="dxa"/>
            <w:vMerge w:val="restart"/>
            <w:tcBorders>
              <w:top w:val="single" w:sz="4" w:space="0" w:color="auto"/>
              <w:left w:val="single" w:sz="4" w:space="0" w:color="auto"/>
              <w:right w:val="single" w:sz="4" w:space="0" w:color="auto"/>
            </w:tcBorders>
            <w:vAlign w:val="center"/>
          </w:tcPr>
          <w:p w14:paraId="356F22E3"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Class</w:t>
            </w:r>
          </w:p>
        </w:tc>
        <w:tc>
          <w:tcPr>
            <w:tcW w:w="951" w:type="dxa"/>
            <w:vMerge w:val="restart"/>
            <w:tcBorders>
              <w:top w:val="single" w:sz="4" w:space="0" w:color="auto"/>
              <w:left w:val="single" w:sz="4" w:space="0" w:color="auto"/>
              <w:right w:val="single" w:sz="4" w:space="0" w:color="auto"/>
            </w:tcBorders>
            <w:vAlign w:val="center"/>
          </w:tcPr>
          <w:p w14:paraId="039A2281"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Row</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4B2A5FA4"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1</w:t>
            </w:r>
          </w:p>
        </w:tc>
        <w:tc>
          <w:tcPr>
            <w:tcW w:w="2220" w:type="dxa"/>
            <w:gridSpan w:val="3"/>
            <w:tcBorders>
              <w:top w:val="single" w:sz="4" w:space="0" w:color="auto"/>
              <w:left w:val="single" w:sz="4" w:space="0" w:color="auto"/>
              <w:right w:val="single" w:sz="4" w:space="0" w:color="auto"/>
            </w:tcBorders>
            <w:shd w:val="clear" w:color="auto" w:fill="auto"/>
            <w:noWrap/>
            <w:vAlign w:val="center"/>
          </w:tcPr>
          <w:p w14:paraId="33A3F9E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2</w:t>
            </w:r>
          </w:p>
        </w:tc>
        <w:tc>
          <w:tcPr>
            <w:tcW w:w="2219" w:type="dxa"/>
            <w:gridSpan w:val="3"/>
            <w:tcBorders>
              <w:top w:val="single" w:sz="4" w:space="0" w:color="auto"/>
              <w:left w:val="single" w:sz="4" w:space="0" w:color="auto"/>
              <w:right w:val="single" w:sz="4" w:space="0" w:color="auto"/>
            </w:tcBorders>
            <w:shd w:val="clear" w:color="auto" w:fill="auto"/>
            <w:noWrap/>
            <w:vAlign w:val="center"/>
          </w:tcPr>
          <w:p w14:paraId="34B81A1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Weight Axle 3</w:t>
            </w:r>
          </w:p>
        </w:tc>
      </w:tr>
      <w:tr w:rsidR="00F6210D" w:rsidRPr="009E5C44" w14:paraId="49AD0246" w14:textId="77777777" w:rsidTr="00B609B4">
        <w:trPr>
          <w:trHeight w:hRule="exact" w:val="397"/>
        </w:trPr>
        <w:tc>
          <w:tcPr>
            <w:tcW w:w="951" w:type="dxa"/>
            <w:vMerge/>
            <w:tcBorders>
              <w:left w:val="single" w:sz="4" w:space="0" w:color="auto"/>
              <w:bottom w:val="single" w:sz="4" w:space="0" w:color="auto"/>
              <w:right w:val="single" w:sz="4" w:space="0" w:color="auto"/>
            </w:tcBorders>
            <w:vAlign w:val="center"/>
          </w:tcPr>
          <w:p w14:paraId="3B414F71" w14:textId="77777777" w:rsidR="00F6210D" w:rsidRPr="009E5C44" w:rsidRDefault="00F6210D" w:rsidP="00B609B4">
            <w:pPr>
              <w:pStyle w:val="TableEntries"/>
              <w:rPr>
                <w:rFonts w:ascii="Times New Roman" w:hAnsi="Times New Roman"/>
                <w:szCs w:val="24"/>
              </w:rPr>
            </w:pPr>
          </w:p>
        </w:tc>
        <w:tc>
          <w:tcPr>
            <w:tcW w:w="951" w:type="dxa"/>
            <w:vMerge/>
            <w:tcBorders>
              <w:left w:val="single" w:sz="4" w:space="0" w:color="auto"/>
              <w:bottom w:val="single" w:sz="4" w:space="0" w:color="auto"/>
              <w:right w:val="single" w:sz="4" w:space="0" w:color="auto"/>
            </w:tcBorders>
            <w:vAlign w:val="center"/>
          </w:tcPr>
          <w:p w14:paraId="53917AEA" w14:textId="77777777" w:rsidR="00F6210D" w:rsidRPr="009E5C44" w:rsidRDefault="00F6210D" w:rsidP="00B609B4">
            <w:pPr>
              <w:pStyle w:val="TableEntries"/>
              <w:rPr>
                <w:rFonts w:ascii="Times New Roman" w:hAnsi="Times New Roman"/>
                <w:szCs w:val="24"/>
              </w:rPr>
            </w:pPr>
          </w:p>
        </w:tc>
        <w:tc>
          <w:tcPr>
            <w:tcW w:w="740" w:type="dxa"/>
            <w:tcBorders>
              <w:left w:val="single" w:sz="4" w:space="0" w:color="auto"/>
              <w:bottom w:val="single" w:sz="4" w:space="0" w:color="auto"/>
            </w:tcBorders>
            <w:shd w:val="clear" w:color="auto" w:fill="auto"/>
            <w:noWrap/>
            <w:vAlign w:val="center"/>
          </w:tcPr>
          <w:p w14:paraId="0F254D2F"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47B445FE">
                <v:shape id="_x0000_i1046" type="#_x0000_t75" alt="" style="width:12.65pt;height:13.35pt;mso-width-percent:0;mso-height-percent:0;mso-width-percent:0;mso-height-percent:0" o:ole="">
                  <v:imagedata r:id="rId10" o:title=""/>
                </v:shape>
                <o:OLEObject Type="Embed" ProgID="Equation.DSMT4" ShapeID="_x0000_i1046" DrawAspect="Content" ObjectID="_1723415672" r:id="rId25"/>
              </w:object>
            </w:r>
          </w:p>
        </w:tc>
        <w:tc>
          <w:tcPr>
            <w:tcW w:w="740" w:type="dxa"/>
            <w:tcBorders>
              <w:bottom w:val="single" w:sz="4" w:space="0" w:color="auto"/>
            </w:tcBorders>
            <w:shd w:val="clear" w:color="auto" w:fill="auto"/>
            <w:noWrap/>
            <w:vAlign w:val="center"/>
          </w:tcPr>
          <w:p w14:paraId="250EC650"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79D6BA18">
                <v:shape id="_x0000_i1045" type="#_x0000_t75" alt="" style="width:12.65pt;height:13.35pt;mso-width-percent:0;mso-height-percent:0;mso-width-percent:0;mso-height-percent:0" o:ole="">
                  <v:imagedata r:id="rId12" o:title=""/>
                </v:shape>
                <o:OLEObject Type="Embed" ProgID="Equation.DSMT4" ShapeID="_x0000_i1045" DrawAspect="Content" ObjectID="_1723415673" r:id="rId26"/>
              </w:object>
            </w:r>
          </w:p>
        </w:tc>
        <w:tc>
          <w:tcPr>
            <w:tcW w:w="740" w:type="dxa"/>
            <w:tcBorders>
              <w:bottom w:val="single" w:sz="4" w:space="0" w:color="auto"/>
              <w:right w:val="single" w:sz="4" w:space="0" w:color="auto"/>
            </w:tcBorders>
            <w:shd w:val="clear" w:color="auto" w:fill="auto"/>
            <w:noWrap/>
            <w:vAlign w:val="center"/>
          </w:tcPr>
          <w:p w14:paraId="42DAB46B" w14:textId="77777777" w:rsidR="00F6210D" w:rsidRPr="009E5C44" w:rsidRDefault="00327C8A" w:rsidP="00B609B4">
            <w:pPr>
              <w:pStyle w:val="TableEntries"/>
              <w:rPr>
                <w:rFonts w:ascii="Times New Roman" w:hAnsi="Times New Roman"/>
                <w:szCs w:val="24"/>
                <w:vertAlign w:val="subscript"/>
              </w:rPr>
            </w:pPr>
            <w:r w:rsidRPr="00327C8A">
              <w:rPr>
                <w:rFonts w:ascii="Times New Roman" w:hAnsi="Times New Roman"/>
                <w:noProof/>
                <w:position w:val="-6"/>
                <w:szCs w:val="24"/>
                <w:vertAlign w:val="subscript"/>
              </w:rPr>
              <w:object w:dxaOrig="240" w:dyaOrig="220" w14:anchorId="2AF5AC63">
                <v:shape id="_x0000_i1044" type="#_x0000_t75" alt="" style="width:12.65pt;height:11.35pt;mso-width-percent:0;mso-height-percent:0;mso-width-percent:0;mso-height-percent:0" o:ole="">
                  <v:imagedata r:id="rId14" o:title=""/>
                </v:shape>
                <o:OLEObject Type="Embed" ProgID="Equation.DSMT4" ShapeID="_x0000_i1044" DrawAspect="Content" ObjectID="_1723415674" r:id="rId27"/>
              </w:object>
            </w:r>
          </w:p>
        </w:tc>
        <w:tc>
          <w:tcPr>
            <w:tcW w:w="740" w:type="dxa"/>
            <w:tcBorders>
              <w:left w:val="single" w:sz="4" w:space="0" w:color="auto"/>
              <w:bottom w:val="single" w:sz="4" w:space="0" w:color="auto"/>
            </w:tcBorders>
            <w:shd w:val="clear" w:color="auto" w:fill="auto"/>
            <w:noWrap/>
            <w:vAlign w:val="center"/>
          </w:tcPr>
          <w:p w14:paraId="5B48400A"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4B3E9CCA">
                <v:shape id="_x0000_i1043" type="#_x0000_t75" alt="" style="width:12.65pt;height:13.35pt;mso-width-percent:0;mso-height-percent:0;mso-width-percent:0;mso-height-percent:0" o:ole="">
                  <v:imagedata r:id="rId10" o:title=""/>
                </v:shape>
                <o:OLEObject Type="Embed" ProgID="Equation.DSMT4" ShapeID="_x0000_i1043" DrawAspect="Content" ObjectID="_1723415675" r:id="rId28"/>
              </w:object>
            </w:r>
          </w:p>
        </w:tc>
        <w:tc>
          <w:tcPr>
            <w:tcW w:w="740" w:type="dxa"/>
            <w:tcBorders>
              <w:bottom w:val="single" w:sz="4" w:space="0" w:color="auto"/>
            </w:tcBorders>
            <w:shd w:val="clear" w:color="auto" w:fill="auto"/>
            <w:noWrap/>
            <w:vAlign w:val="center"/>
          </w:tcPr>
          <w:p w14:paraId="7DCDB14C"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677C01EC">
                <v:shape id="_x0000_i1042" type="#_x0000_t75" alt="" style="width:12.65pt;height:13.35pt;mso-width-percent:0;mso-height-percent:0;mso-width-percent:0;mso-height-percent:0" o:ole="">
                  <v:imagedata r:id="rId12" o:title=""/>
                </v:shape>
                <o:OLEObject Type="Embed" ProgID="Equation.DSMT4" ShapeID="_x0000_i1042" DrawAspect="Content" ObjectID="_1723415676" r:id="rId29"/>
              </w:object>
            </w:r>
          </w:p>
        </w:tc>
        <w:tc>
          <w:tcPr>
            <w:tcW w:w="740" w:type="dxa"/>
            <w:tcBorders>
              <w:bottom w:val="single" w:sz="4" w:space="0" w:color="auto"/>
              <w:right w:val="single" w:sz="4" w:space="0" w:color="auto"/>
            </w:tcBorders>
            <w:shd w:val="clear" w:color="auto" w:fill="auto"/>
            <w:noWrap/>
            <w:vAlign w:val="center"/>
          </w:tcPr>
          <w:p w14:paraId="57179F81" w14:textId="77777777" w:rsidR="00F6210D" w:rsidRPr="009E5C44" w:rsidRDefault="00327C8A" w:rsidP="00B609B4">
            <w:pPr>
              <w:pStyle w:val="TableEntries"/>
              <w:rPr>
                <w:rFonts w:ascii="Times New Roman" w:hAnsi="Times New Roman"/>
                <w:szCs w:val="24"/>
                <w:vertAlign w:val="subscript"/>
              </w:rPr>
            </w:pPr>
            <w:r w:rsidRPr="00327C8A">
              <w:rPr>
                <w:rFonts w:ascii="Times New Roman" w:hAnsi="Times New Roman"/>
                <w:noProof/>
                <w:position w:val="-6"/>
                <w:szCs w:val="24"/>
                <w:vertAlign w:val="subscript"/>
              </w:rPr>
              <w:object w:dxaOrig="240" w:dyaOrig="220" w14:anchorId="561F43AC">
                <v:shape id="_x0000_i1041" type="#_x0000_t75" alt="" style="width:12.65pt;height:11.35pt;mso-width-percent:0;mso-height-percent:0;mso-width-percent:0;mso-height-percent:0" o:ole="">
                  <v:imagedata r:id="rId14" o:title=""/>
                </v:shape>
                <o:OLEObject Type="Embed" ProgID="Equation.DSMT4" ShapeID="_x0000_i1041" DrawAspect="Content" ObjectID="_1723415677" r:id="rId30"/>
              </w:object>
            </w:r>
          </w:p>
        </w:tc>
        <w:tc>
          <w:tcPr>
            <w:tcW w:w="739" w:type="dxa"/>
            <w:tcBorders>
              <w:left w:val="single" w:sz="4" w:space="0" w:color="auto"/>
              <w:bottom w:val="single" w:sz="4" w:space="0" w:color="auto"/>
            </w:tcBorders>
            <w:shd w:val="clear" w:color="auto" w:fill="auto"/>
            <w:noWrap/>
            <w:vAlign w:val="center"/>
          </w:tcPr>
          <w:p w14:paraId="404EEB1C"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14BBE92F">
                <v:shape id="_x0000_i1040" type="#_x0000_t75" alt="" style="width:12.65pt;height:13.35pt;mso-width-percent:0;mso-height-percent:0;mso-width-percent:0;mso-height-percent:0" o:ole="">
                  <v:imagedata r:id="rId10" o:title=""/>
                </v:shape>
                <o:OLEObject Type="Embed" ProgID="Equation.DSMT4" ShapeID="_x0000_i1040" DrawAspect="Content" ObjectID="_1723415678" r:id="rId31"/>
              </w:object>
            </w:r>
          </w:p>
        </w:tc>
        <w:tc>
          <w:tcPr>
            <w:tcW w:w="740" w:type="dxa"/>
            <w:tcBorders>
              <w:bottom w:val="single" w:sz="4" w:space="0" w:color="auto"/>
            </w:tcBorders>
            <w:shd w:val="clear" w:color="auto" w:fill="auto"/>
            <w:noWrap/>
            <w:vAlign w:val="center"/>
          </w:tcPr>
          <w:p w14:paraId="2E9E6372" w14:textId="77777777" w:rsidR="00F6210D" w:rsidRPr="009E5C44" w:rsidRDefault="00327C8A" w:rsidP="00B609B4">
            <w:pPr>
              <w:pStyle w:val="TableEntries"/>
              <w:rPr>
                <w:rFonts w:ascii="Times New Roman" w:hAnsi="Times New Roman"/>
                <w:szCs w:val="24"/>
              </w:rPr>
            </w:pPr>
            <w:r w:rsidRPr="00327C8A">
              <w:rPr>
                <w:rFonts w:ascii="Times New Roman" w:hAnsi="Times New Roman"/>
                <w:noProof/>
                <w:position w:val="-10"/>
                <w:szCs w:val="24"/>
              </w:rPr>
              <w:object w:dxaOrig="240" w:dyaOrig="260" w14:anchorId="1232168D">
                <v:shape id="_x0000_i1039" type="#_x0000_t75" alt="" style="width:12.65pt;height:13.35pt;mso-width-percent:0;mso-height-percent:0;mso-width-percent:0;mso-height-percent:0" o:ole="">
                  <v:imagedata r:id="rId12" o:title=""/>
                </v:shape>
                <o:OLEObject Type="Embed" ProgID="Equation.DSMT4" ShapeID="_x0000_i1039" DrawAspect="Content" ObjectID="_1723415679" r:id="rId32"/>
              </w:object>
            </w:r>
          </w:p>
        </w:tc>
        <w:tc>
          <w:tcPr>
            <w:tcW w:w="740" w:type="dxa"/>
            <w:tcBorders>
              <w:bottom w:val="single" w:sz="4" w:space="0" w:color="auto"/>
              <w:right w:val="single" w:sz="4" w:space="0" w:color="auto"/>
            </w:tcBorders>
            <w:shd w:val="clear" w:color="auto" w:fill="auto"/>
            <w:noWrap/>
            <w:vAlign w:val="center"/>
          </w:tcPr>
          <w:p w14:paraId="0D59D0D4" w14:textId="77777777" w:rsidR="00F6210D" w:rsidRPr="009E5C44" w:rsidRDefault="00327C8A" w:rsidP="00B609B4">
            <w:pPr>
              <w:pStyle w:val="TableEntries"/>
              <w:rPr>
                <w:rFonts w:ascii="Times New Roman" w:hAnsi="Times New Roman"/>
                <w:szCs w:val="24"/>
                <w:vertAlign w:val="subscript"/>
              </w:rPr>
            </w:pPr>
            <w:r w:rsidRPr="00327C8A">
              <w:rPr>
                <w:rFonts w:ascii="Times New Roman" w:hAnsi="Times New Roman"/>
                <w:noProof/>
                <w:position w:val="-6"/>
                <w:szCs w:val="24"/>
                <w:vertAlign w:val="subscript"/>
              </w:rPr>
              <w:object w:dxaOrig="240" w:dyaOrig="220" w14:anchorId="63EF537B">
                <v:shape id="_x0000_i1038" type="#_x0000_t75" alt="" style="width:12.65pt;height:11.35pt;mso-width-percent:0;mso-height-percent:0;mso-width-percent:0;mso-height-percent:0" o:ole="">
                  <v:imagedata r:id="rId14" o:title=""/>
                </v:shape>
                <o:OLEObject Type="Embed" ProgID="Equation.DSMT4" ShapeID="_x0000_i1038" DrawAspect="Content" ObjectID="_1723415680" r:id="rId33"/>
              </w:object>
            </w:r>
          </w:p>
        </w:tc>
      </w:tr>
      <w:tr w:rsidR="00F6210D" w:rsidRPr="009E5C44" w14:paraId="51274712"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0D3D062F"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2-Axle</w:t>
            </w:r>
          </w:p>
        </w:tc>
        <w:tc>
          <w:tcPr>
            <w:tcW w:w="951" w:type="dxa"/>
            <w:tcBorders>
              <w:top w:val="single" w:sz="4" w:space="0" w:color="auto"/>
              <w:left w:val="single" w:sz="4" w:space="0" w:color="auto"/>
              <w:right w:val="single" w:sz="4" w:space="0" w:color="auto"/>
            </w:tcBorders>
            <w:vAlign w:val="center"/>
          </w:tcPr>
          <w:p w14:paraId="7922E8E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w:t>
            </w:r>
          </w:p>
        </w:tc>
        <w:tc>
          <w:tcPr>
            <w:tcW w:w="740" w:type="dxa"/>
            <w:tcBorders>
              <w:top w:val="single" w:sz="4" w:space="0" w:color="auto"/>
              <w:left w:val="single" w:sz="4" w:space="0" w:color="auto"/>
            </w:tcBorders>
            <w:shd w:val="clear" w:color="auto" w:fill="auto"/>
            <w:noWrap/>
            <w:vAlign w:val="center"/>
          </w:tcPr>
          <w:p w14:paraId="4B4CD53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tcBorders>
              <w:top w:val="single" w:sz="4" w:space="0" w:color="auto"/>
            </w:tcBorders>
            <w:shd w:val="clear" w:color="auto" w:fill="auto"/>
            <w:noWrap/>
            <w:vAlign w:val="center"/>
          </w:tcPr>
          <w:p w14:paraId="5D9D1C0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33.4</w:t>
            </w:r>
          </w:p>
        </w:tc>
        <w:tc>
          <w:tcPr>
            <w:tcW w:w="740" w:type="dxa"/>
            <w:tcBorders>
              <w:top w:val="single" w:sz="4" w:space="0" w:color="auto"/>
              <w:right w:val="single" w:sz="4" w:space="0" w:color="auto"/>
            </w:tcBorders>
            <w:shd w:val="clear" w:color="auto" w:fill="auto"/>
            <w:noWrap/>
            <w:vAlign w:val="center"/>
          </w:tcPr>
          <w:p w14:paraId="6F48884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40" w:type="dxa"/>
            <w:tcBorders>
              <w:top w:val="single" w:sz="4" w:space="0" w:color="auto"/>
              <w:left w:val="single" w:sz="4" w:space="0" w:color="auto"/>
            </w:tcBorders>
            <w:shd w:val="clear" w:color="auto" w:fill="auto"/>
            <w:noWrap/>
            <w:vAlign w:val="center"/>
          </w:tcPr>
          <w:p w14:paraId="4CA1599F"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tcBorders>
              <w:top w:val="single" w:sz="4" w:space="0" w:color="auto"/>
            </w:tcBorders>
            <w:shd w:val="clear" w:color="auto" w:fill="auto"/>
            <w:noWrap/>
            <w:vAlign w:val="center"/>
          </w:tcPr>
          <w:p w14:paraId="64F8016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59.4</w:t>
            </w:r>
          </w:p>
        </w:tc>
        <w:tc>
          <w:tcPr>
            <w:tcW w:w="740" w:type="dxa"/>
            <w:tcBorders>
              <w:top w:val="single" w:sz="4" w:space="0" w:color="auto"/>
              <w:right w:val="single" w:sz="4" w:space="0" w:color="auto"/>
            </w:tcBorders>
            <w:shd w:val="clear" w:color="auto" w:fill="auto"/>
            <w:noWrap/>
            <w:vAlign w:val="center"/>
          </w:tcPr>
          <w:p w14:paraId="195AA1B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39" w:type="dxa"/>
            <w:tcBorders>
              <w:top w:val="single" w:sz="4" w:space="0" w:color="auto"/>
              <w:left w:val="single" w:sz="4" w:space="0" w:color="auto"/>
            </w:tcBorders>
            <w:shd w:val="clear" w:color="auto" w:fill="auto"/>
            <w:noWrap/>
            <w:vAlign w:val="center"/>
          </w:tcPr>
          <w:p w14:paraId="44F9AB8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tcBorders>
            <w:shd w:val="clear" w:color="auto" w:fill="auto"/>
            <w:noWrap/>
            <w:vAlign w:val="center"/>
          </w:tcPr>
          <w:p w14:paraId="3936955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top w:val="single" w:sz="4" w:space="0" w:color="auto"/>
              <w:right w:val="single" w:sz="4" w:space="0" w:color="auto"/>
            </w:tcBorders>
            <w:shd w:val="clear" w:color="auto" w:fill="auto"/>
            <w:noWrap/>
            <w:vAlign w:val="center"/>
          </w:tcPr>
          <w:p w14:paraId="7E0CEE8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4830281C"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6ADE66F6"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right w:val="single" w:sz="4" w:space="0" w:color="auto"/>
            </w:tcBorders>
            <w:vAlign w:val="center"/>
          </w:tcPr>
          <w:p w14:paraId="7120DB0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w:t>
            </w:r>
          </w:p>
        </w:tc>
        <w:tc>
          <w:tcPr>
            <w:tcW w:w="740" w:type="dxa"/>
            <w:tcBorders>
              <w:left w:val="single" w:sz="4" w:space="0" w:color="auto"/>
            </w:tcBorders>
            <w:shd w:val="clear" w:color="auto" w:fill="auto"/>
            <w:noWrap/>
            <w:vAlign w:val="center"/>
          </w:tcPr>
          <w:p w14:paraId="147ECE7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w:t>
            </w:r>
          </w:p>
        </w:tc>
        <w:tc>
          <w:tcPr>
            <w:tcW w:w="740" w:type="dxa"/>
            <w:shd w:val="clear" w:color="auto" w:fill="auto"/>
            <w:noWrap/>
            <w:vAlign w:val="center"/>
          </w:tcPr>
          <w:p w14:paraId="5FC2A27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40.6</w:t>
            </w:r>
          </w:p>
        </w:tc>
        <w:tc>
          <w:tcPr>
            <w:tcW w:w="740" w:type="dxa"/>
            <w:tcBorders>
              <w:right w:val="single" w:sz="4" w:space="0" w:color="auto"/>
            </w:tcBorders>
            <w:shd w:val="clear" w:color="auto" w:fill="auto"/>
            <w:noWrap/>
            <w:vAlign w:val="center"/>
          </w:tcPr>
          <w:p w14:paraId="48E05C4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7.4</w:t>
            </w:r>
          </w:p>
        </w:tc>
        <w:tc>
          <w:tcPr>
            <w:tcW w:w="740" w:type="dxa"/>
            <w:tcBorders>
              <w:left w:val="single" w:sz="4" w:space="0" w:color="auto"/>
            </w:tcBorders>
            <w:shd w:val="clear" w:color="auto" w:fill="auto"/>
            <w:noWrap/>
            <w:vAlign w:val="center"/>
          </w:tcPr>
          <w:p w14:paraId="62417CA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0.56</w:t>
            </w:r>
          </w:p>
        </w:tc>
        <w:tc>
          <w:tcPr>
            <w:tcW w:w="740" w:type="dxa"/>
            <w:shd w:val="clear" w:color="auto" w:fill="auto"/>
            <w:noWrap/>
            <w:vAlign w:val="center"/>
          </w:tcPr>
          <w:p w14:paraId="05577FC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66.6</w:t>
            </w:r>
          </w:p>
        </w:tc>
        <w:tc>
          <w:tcPr>
            <w:tcW w:w="740" w:type="dxa"/>
            <w:tcBorders>
              <w:right w:val="single" w:sz="4" w:space="0" w:color="auto"/>
            </w:tcBorders>
            <w:shd w:val="clear" w:color="auto" w:fill="auto"/>
            <w:noWrap/>
            <w:vAlign w:val="center"/>
          </w:tcPr>
          <w:p w14:paraId="08CE248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tcBorders>
            <w:shd w:val="clear" w:color="auto" w:fill="auto"/>
            <w:noWrap/>
            <w:vAlign w:val="center"/>
          </w:tcPr>
          <w:p w14:paraId="675D099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shd w:val="clear" w:color="auto" w:fill="auto"/>
            <w:noWrap/>
            <w:vAlign w:val="center"/>
          </w:tcPr>
          <w:p w14:paraId="7745D3E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right w:val="single" w:sz="4" w:space="0" w:color="auto"/>
            </w:tcBorders>
            <w:shd w:val="clear" w:color="auto" w:fill="auto"/>
            <w:noWrap/>
            <w:vAlign w:val="center"/>
          </w:tcPr>
          <w:p w14:paraId="4CDFFE6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7A991E82"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7A7FA0D2" w14:textId="77777777" w:rsidR="00F6210D" w:rsidRPr="009E5C44" w:rsidRDefault="00F6210D" w:rsidP="00B609B4">
            <w:pPr>
              <w:pStyle w:val="TableEntries"/>
              <w:rPr>
                <w:rFonts w:ascii="Times New Roman" w:hAnsi="Times New Roman"/>
                <w:b/>
                <w:szCs w:val="24"/>
              </w:rPr>
            </w:pPr>
          </w:p>
        </w:tc>
        <w:tc>
          <w:tcPr>
            <w:tcW w:w="951" w:type="dxa"/>
            <w:tcBorders>
              <w:left w:val="single" w:sz="4" w:space="0" w:color="auto"/>
              <w:bottom w:val="single" w:sz="4" w:space="0" w:color="auto"/>
              <w:right w:val="single" w:sz="4" w:space="0" w:color="auto"/>
            </w:tcBorders>
            <w:vAlign w:val="center"/>
          </w:tcPr>
          <w:p w14:paraId="0D4992A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w:t>
            </w:r>
          </w:p>
        </w:tc>
        <w:tc>
          <w:tcPr>
            <w:tcW w:w="740" w:type="dxa"/>
            <w:tcBorders>
              <w:left w:val="single" w:sz="4" w:space="0" w:color="auto"/>
              <w:bottom w:val="single" w:sz="4" w:space="0" w:color="auto"/>
            </w:tcBorders>
            <w:shd w:val="clear" w:color="auto" w:fill="auto"/>
            <w:noWrap/>
            <w:vAlign w:val="center"/>
          </w:tcPr>
          <w:p w14:paraId="5A8BB59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3CC2EA3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1C9FA023"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left w:val="single" w:sz="4" w:space="0" w:color="auto"/>
              <w:bottom w:val="single" w:sz="4" w:space="0" w:color="auto"/>
            </w:tcBorders>
            <w:shd w:val="clear" w:color="auto" w:fill="auto"/>
            <w:noWrap/>
            <w:vAlign w:val="center"/>
          </w:tcPr>
          <w:p w14:paraId="32CF30F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51971E5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2D730369"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39" w:type="dxa"/>
            <w:tcBorders>
              <w:left w:val="single" w:sz="4" w:space="0" w:color="auto"/>
              <w:bottom w:val="single" w:sz="4" w:space="0" w:color="auto"/>
            </w:tcBorders>
            <w:shd w:val="clear" w:color="auto" w:fill="auto"/>
            <w:noWrap/>
            <w:vAlign w:val="center"/>
          </w:tcPr>
          <w:p w14:paraId="3056A1E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068DA45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02E732E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r w:rsidR="00F6210D" w:rsidRPr="009E5C44" w14:paraId="5D96C5A6" w14:textId="77777777" w:rsidTr="00B609B4">
        <w:trPr>
          <w:cantSplit/>
          <w:trHeight w:hRule="exact" w:val="397"/>
        </w:trPr>
        <w:tc>
          <w:tcPr>
            <w:tcW w:w="951" w:type="dxa"/>
            <w:tcBorders>
              <w:top w:val="single" w:sz="4" w:space="0" w:color="auto"/>
              <w:left w:val="single" w:sz="4" w:space="0" w:color="auto"/>
              <w:bottom w:val="single" w:sz="4" w:space="0" w:color="auto"/>
              <w:right w:val="single" w:sz="4" w:space="0" w:color="auto"/>
            </w:tcBorders>
            <w:vAlign w:val="center"/>
          </w:tcPr>
          <w:p w14:paraId="5F3469D2" w14:textId="77777777" w:rsidR="00F6210D" w:rsidRPr="009E5C44" w:rsidRDefault="00F6210D" w:rsidP="00B609B4">
            <w:pPr>
              <w:pStyle w:val="TableEntries"/>
              <w:rPr>
                <w:rFonts w:ascii="Times New Roman" w:hAnsi="Times New Roman"/>
                <w:b/>
                <w:szCs w:val="24"/>
              </w:rPr>
            </w:pPr>
          </w:p>
        </w:tc>
        <w:tc>
          <w:tcPr>
            <w:tcW w:w="951" w:type="dxa"/>
            <w:tcBorders>
              <w:top w:val="single" w:sz="4" w:space="0" w:color="auto"/>
              <w:left w:val="single" w:sz="4" w:space="0" w:color="auto"/>
              <w:bottom w:val="single" w:sz="4" w:space="0" w:color="auto"/>
              <w:right w:val="single" w:sz="4" w:space="0" w:color="auto"/>
            </w:tcBorders>
            <w:vAlign w:val="center"/>
          </w:tcPr>
          <w:p w14:paraId="78CC932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w:t>
            </w:r>
          </w:p>
        </w:tc>
        <w:tc>
          <w:tcPr>
            <w:tcW w:w="740" w:type="dxa"/>
            <w:tcBorders>
              <w:top w:val="single" w:sz="4" w:space="0" w:color="auto"/>
              <w:left w:val="single" w:sz="4" w:space="0" w:color="auto"/>
              <w:bottom w:val="single" w:sz="4" w:space="0" w:color="auto"/>
            </w:tcBorders>
            <w:shd w:val="clear" w:color="auto" w:fill="auto"/>
            <w:noWrap/>
            <w:vAlign w:val="center"/>
          </w:tcPr>
          <w:p w14:paraId="5B360E4A"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43CF25E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7CED8313"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left w:val="single" w:sz="4" w:space="0" w:color="auto"/>
              <w:bottom w:val="single" w:sz="4" w:space="0" w:color="auto"/>
            </w:tcBorders>
            <w:shd w:val="clear" w:color="auto" w:fill="auto"/>
            <w:noWrap/>
            <w:vAlign w:val="center"/>
          </w:tcPr>
          <w:p w14:paraId="3ECA7BA5"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78F639A3"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190E141C" w14:textId="77777777" w:rsidR="00F6210D" w:rsidRPr="009E5C44" w:rsidRDefault="00F6210D" w:rsidP="00B609B4">
            <w:pPr>
              <w:pStyle w:val="TableEntries"/>
              <w:rPr>
                <w:rFonts w:ascii="Times New Roman" w:hAnsi="Times New Roman"/>
                <w:szCs w:val="24"/>
              </w:rPr>
            </w:pPr>
          </w:p>
        </w:tc>
        <w:tc>
          <w:tcPr>
            <w:tcW w:w="739" w:type="dxa"/>
            <w:tcBorders>
              <w:top w:val="single" w:sz="4" w:space="0" w:color="auto"/>
              <w:left w:val="single" w:sz="4" w:space="0" w:color="auto"/>
              <w:bottom w:val="single" w:sz="4" w:space="0" w:color="auto"/>
            </w:tcBorders>
            <w:shd w:val="clear" w:color="auto" w:fill="auto"/>
            <w:noWrap/>
            <w:vAlign w:val="center"/>
          </w:tcPr>
          <w:p w14:paraId="4C262D3E"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tcBorders>
            <w:shd w:val="clear" w:color="auto" w:fill="auto"/>
            <w:noWrap/>
            <w:vAlign w:val="center"/>
          </w:tcPr>
          <w:p w14:paraId="6FA290C4" w14:textId="77777777" w:rsidR="00F6210D" w:rsidRPr="009E5C44" w:rsidRDefault="00F6210D" w:rsidP="00B609B4">
            <w:pPr>
              <w:pStyle w:val="TableEntries"/>
              <w:rPr>
                <w:rFonts w:ascii="Times New Roman" w:hAnsi="Times New Roman"/>
                <w:szCs w:val="24"/>
              </w:rPr>
            </w:pPr>
          </w:p>
        </w:tc>
        <w:tc>
          <w:tcPr>
            <w:tcW w:w="740" w:type="dxa"/>
            <w:tcBorders>
              <w:top w:val="single" w:sz="4" w:space="0" w:color="auto"/>
              <w:bottom w:val="single" w:sz="4" w:space="0" w:color="auto"/>
              <w:right w:val="single" w:sz="4" w:space="0" w:color="auto"/>
            </w:tcBorders>
            <w:shd w:val="clear" w:color="auto" w:fill="auto"/>
            <w:noWrap/>
            <w:vAlign w:val="center"/>
          </w:tcPr>
          <w:p w14:paraId="4A98A8F6" w14:textId="77777777" w:rsidR="00F6210D" w:rsidRPr="009E5C44" w:rsidRDefault="00F6210D" w:rsidP="00B609B4">
            <w:pPr>
              <w:pStyle w:val="TableEntries"/>
              <w:rPr>
                <w:rFonts w:ascii="Times New Roman" w:hAnsi="Times New Roman"/>
                <w:szCs w:val="24"/>
              </w:rPr>
            </w:pPr>
          </w:p>
        </w:tc>
      </w:tr>
      <w:tr w:rsidR="00F6210D" w:rsidRPr="009E5C44" w14:paraId="5FCD8E7B" w14:textId="77777777" w:rsidTr="00B609B4">
        <w:trPr>
          <w:trHeight w:hRule="exact" w:val="397"/>
        </w:trPr>
        <w:tc>
          <w:tcPr>
            <w:tcW w:w="951" w:type="dxa"/>
            <w:vMerge w:val="restart"/>
            <w:tcBorders>
              <w:top w:val="single" w:sz="4" w:space="0" w:color="auto"/>
              <w:left w:val="single" w:sz="4" w:space="0" w:color="auto"/>
              <w:right w:val="single" w:sz="4" w:space="0" w:color="auto"/>
            </w:tcBorders>
            <w:textDirection w:val="btLr"/>
            <w:vAlign w:val="center"/>
          </w:tcPr>
          <w:p w14:paraId="7C295ACD" w14:textId="77777777" w:rsidR="00F6210D" w:rsidRPr="009E5C44" w:rsidRDefault="00F6210D" w:rsidP="00B609B4">
            <w:pPr>
              <w:pStyle w:val="TableEntries"/>
              <w:rPr>
                <w:rFonts w:ascii="Times New Roman" w:hAnsi="Times New Roman"/>
                <w:b/>
                <w:szCs w:val="24"/>
              </w:rPr>
            </w:pPr>
            <w:r w:rsidRPr="009E5C44">
              <w:rPr>
                <w:rFonts w:ascii="Times New Roman" w:hAnsi="Times New Roman"/>
                <w:b/>
                <w:szCs w:val="24"/>
              </w:rPr>
              <w:t>3-Axle</w:t>
            </w:r>
          </w:p>
        </w:tc>
        <w:tc>
          <w:tcPr>
            <w:tcW w:w="951" w:type="dxa"/>
            <w:tcBorders>
              <w:top w:val="single" w:sz="4" w:space="0" w:color="auto"/>
              <w:left w:val="single" w:sz="4" w:space="0" w:color="auto"/>
              <w:right w:val="single" w:sz="4" w:space="0" w:color="auto"/>
            </w:tcBorders>
            <w:vAlign w:val="center"/>
          </w:tcPr>
          <w:p w14:paraId="598D6115"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w:t>
            </w:r>
          </w:p>
        </w:tc>
        <w:tc>
          <w:tcPr>
            <w:tcW w:w="740" w:type="dxa"/>
            <w:tcBorders>
              <w:top w:val="single" w:sz="4" w:space="0" w:color="auto"/>
              <w:left w:val="single" w:sz="4" w:space="0" w:color="auto"/>
            </w:tcBorders>
            <w:shd w:val="clear" w:color="auto" w:fill="auto"/>
            <w:noWrap/>
            <w:vAlign w:val="center"/>
          </w:tcPr>
          <w:p w14:paraId="1FD2512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0.066</w:t>
            </w:r>
          </w:p>
        </w:tc>
        <w:tc>
          <w:tcPr>
            <w:tcW w:w="740" w:type="dxa"/>
            <w:tcBorders>
              <w:top w:val="single" w:sz="4" w:space="0" w:color="auto"/>
            </w:tcBorders>
            <w:shd w:val="clear" w:color="auto" w:fill="auto"/>
            <w:noWrap/>
            <w:vAlign w:val="center"/>
          </w:tcPr>
          <w:p w14:paraId="627FF59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20.4</w:t>
            </w:r>
          </w:p>
        </w:tc>
        <w:tc>
          <w:tcPr>
            <w:tcW w:w="740" w:type="dxa"/>
            <w:tcBorders>
              <w:top w:val="single" w:sz="4" w:space="0" w:color="auto"/>
              <w:right w:val="single" w:sz="4" w:space="0" w:color="auto"/>
            </w:tcBorders>
            <w:shd w:val="clear" w:color="auto" w:fill="auto"/>
            <w:noWrap/>
            <w:vAlign w:val="center"/>
          </w:tcPr>
          <w:p w14:paraId="61FCC8EA"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1.5</w:t>
            </w:r>
          </w:p>
        </w:tc>
        <w:tc>
          <w:tcPr>
            <w:tcW w:w="740" w:type="dxa"/>
            <w:tcBorders>
              <w:top w:val="single" w:sz="4" w:space="0" w:color="auto"/>
              <w:left w:val="single" w:sz="4" w:space="0" w:color="auto"/>
            </w:tcBorders>
            <w:shd w:val="clear" w:color="auto" w:fill="auto"/>
            <w:noWrap/>
            <w:vAlign w:val="center"/>
          </w:tcPr>
          <w:p w14:paraId="39B4A1E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0.769</w:t>
            </w:r>
          </w:p>
        </w:tc>
        <w:tc>
          <w:tcPr>
            <w:tcW w:w="740" w:type="dxa"/>
            <w:tcBorders>
              <w:top w:val="single" w:sz="4" w:space="0" w:color="auto"/>
            </w:tcBorders>
            <w:shd w:val="clear" w:color="auto" w:fill="auto"/>
            <w:noWrap/>
            <w:vAlign w:val="center"/>
          </w:tcPr>
          <w:p w14:paraId="61B4268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34.6</w:t>
            </w:r>
          </w:p>
        </w:tc>
        <w:tc>
          <w:tcPr>
            <w:tcW w:w="740" w:type="dxa"/>
            <w:tcBorders>
              <w:top w:val="single" w:sz="4" w:space="0" w:color="auto"/>
              <w:right w:val="single" w:sz="4" w:space="0" w:color="auto"/>
            </w:tcBorders>
            <w:shd w:val="clear" w:color="auto" w:fill="auto"/>
            <w:noWrap/>
            <w:vAlign w:val="center"/>
          </w:tcPr>
          <w:p w14:paraId="5736324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6.8</w:t>
            </w:r>
          </w:p>
        </w:tc>
        <w:tc>
          <w:tcPr>
            <w:tcW w:w="739" w:type="dxa"/>
            <w:tcBorders>
              <w:top w:val="single" w:sz="4" w:space="0" w:color="auto"/>
              <w:left w:val="single" w:sz="4" w:space="0" w:color="auto"/>
            </w:tcBorders>
            <w:shd w:val="clear" w:color="auto" w:fill="auto"/>
            <w:noWrap/>
            <w:vAlign w:val="center"/>
          </w:tcPr>
          <w:p w14:paraId="55339A9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0.558</w:t>
            </w:r>
          </w:p>
        </w:tc>
        <w:tc>
          <w:tcPr>
            <w:tcW w:w="740" w:type="dxa"/>
            <w:tcBorders>
              <w:top w:val="single" w:sz="4" w:space="0" w:color="auto"/>
            </w:tcBorders>
            <w:shd w:val="clear" w:color="auto" w:fill="auto"/>
            <w:noWrap/>
            <w:vAlign w:val="center"/>
          </w:tcPr>
          <w:p w14:paraId="37BE9A0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30.5</w:t>
            </w:r>
          </w:p>
        </w:tc>
        <w:tc>
          <w:tcPr>
            <w:tcW w:w="740" w:type="dxa"/>
            <w:tcBorders>
              <w:top w:val="single" w:sz="4" w:space="0" w:color="auto"/>
              <w:right w:val="single" w:sz="4" w:space="0" w:color="auto"/>
            </w:tcBorders>
            <w:shd w:val="clear" w:color="auto" w:fill="auto"/>
            <w:noWrap/>
            <w:vAlign w:val="center"/>
          </w:tcPr>
          <w:p w14:paraId="2627CC18"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5.9</w:t>
            </w:r>
          </w:p>
        </w:tc>
      </w:tr>
      <w:tr w:rsidR="00F6210D" w:rsidRPr="009E5C44" w14:paraId="5D1DD09F" w14:textId="77777777" w:rsidTr="00B609B4">
        <w:trPr>
          <w:trHeight w:hRule="exact" w:val="397"/>
        </w:trPr>
        <w:tc>
          <w:tcPr>
            <w:tcW w:w="951" w:type="dxa"/>
            <w:vMerge/>
            <w:tcBorders>
              <w:left w:val="single" w:sz="4" w:space="0" w:color="auto"/>
              <w:right w:val="single" w:sz="4" w:space="0" w:color="auto"/>
            </w:tcBorders>
            <w:textDirection w:val="btLr"/>
            <w:vAlign w:val="center"/>
          </w:tcPr>
          <w:p w14:paraId="6BDFF5BF"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right w:val="single" w:sz="4" w:space="0" w:color="auto"/>
            </w:tcBorders>
            <w:vAlign w:val="center"/>
          </w:tcPr>
          <w:p w14:paraId="09E3A44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6</w:t>
            </w:r>
          </w:p>
        </w:tc>
        <w:tc>
          <w:tcPr>
            <w:tcW w:w="740" w:type="dxa"/>
            <w:tcBorders>
              <w:left w:val="single" w:sz="4" w:space="0" w:color="auto"/>
            </w:tcBorders>
            <w:shd w:val="clear" w:color="auto" w:fill="auto"/>
            <w:noWrap/>
            <w:vAlign w:val="center"/>
          </w:tcPr>
          <w:p w14:paraId="7D216C3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0.522</w:t>
            </w:r>
          </w:p>
        </w:tc>
        <w:tc>
          <w:tcPr>
            <w:tcW w:w="740" w:type="dxa"/>
            <w:shd w:val="clear" w:color="auto" w:fill="auto"/>
            <w:noWrap/>
            <w:vAlign w:val="center"/>
          </w:tcPr>
          <w:p w14:paraId="0640631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26</w:t>
            </w:r>
          </w:p>
        </w:tc>
        <w:tc>
          <w:tcPr>
            <w:tcW w:w="740" w:type="dxa"/>
            <w:tcBorders>
              <w:right w:val="single" w:sz="4" w:space="0" w:color="auto"/>
            </w:tcBorders>
            <w:shd w:val="clear" w:color="auto" w:fill="auto"/>
            <w:noWrap/>
            <w:vAlign w:val="center"/>
          </w:tcPr>
          <w:p w14:paraId="6F25B0A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4.9</w:t>
            </w:r>
          </w:p>
        </w:tc>
        <w:tc>
          <w:tcPr>
            <w:tcW w:w="740" w:type="dxa"/>
            <w:tcBorders>
              <w:left w:val="single" w:sz="4" w:space="0" w:color="auto"/>
            </w:tcBorders>
            <w:shd w:val="clear" w:color="auto" w:fill="auto"/>
            <w:noWrap/>
            <w:vAlign w:val="center"/>
          </w:tcPr>
          <w:p w14:paraId="13F623CD"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0.227</w:t>
            </w:r>
          </w:p>
        </w:tc>
        <w:tc>
          <w:tcPr>
            <w:tcW w:w="740" w:type="dxa"/>
            <w:shd w:val="clear" w:color="auto" w:fill="auto"/>
            <w:noWrap/>
            <w:vAlign w:val="center"/>
          </w:tcPr>
          <w:p w14:paraId="64C8272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39.2</w:t>
            </w:r>
          </w:p>
        </w:tc>
        <w:tc>
          <w:tcPr>
            <w:tcW w:w="740" w:type="dxa"/>
            <w:tcBorders>
              <w:right w:val="single" w:sz="4" w:space="0" w:color="auto"/>
            </w:tcBorders>
            <w:shd w:val="clear" w:color="auto" w:fill="auto"/>
            <w:noWrap/>
            <w:vAlign w:val="center"/>
          </w:tcPr>
          <w:p w14:paraId="6D928EB4"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2.2</w:t>
            </w:r>
          </w:p>
        </w:tc>
        <w:tc>
          <w:tcPr>
            <w:tcW w:w="739" w:type="dxa"/>
            <w:tcBorders>
              <w:left w:val="single" w:sz="4" w:space="0" w:color="auto"/>
            </w:tcBorders>
            <w:shd w:val="clear" w:color="auto" w:fill="auto"/>
            <w:noWrap/>
            <w:vAlign w:val="center"/>
          </w:tcPr>
          <w:p w14:paraId="2A798E8C"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0.442</w:t>
            </w:r>
          </w:p>
        </w:tc>
        <w:tc>
          <w:tcPr>
            <w:tcW w:w="740" w:type="dxa"/>
            <w:shd w:val="clear" w:color="auto" w:fill="auto"/>
            <w:noWrap/>
            <w:vAlign w:val="center"/>
          </w:tcPr>
          <w:p w14:paraId="145E4DC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37.7</w:t>
            </w:r>
          </w:p>
        </w:tc>
        <w:tc>
          <w:tcPr>
            <w:tcW w:w="740" w:type="dxa"/>
            <w:tcBorders>
              <w:right w:val="single" w:sz="4" w:space="0" w:color="auto"/>
            </w:tcBorders>
            <w:shd w:val="clear" w:color="auto" w:fill="auto"/>
            <w:noWrap/>
            <w:vAlign w:val="center"/>
          </w:tcPr>
          <w:p w14:paraId="00DA98A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3.5</w:t>
            </w:r>
          </w:p>
        </w:tc>
      </w:tr>
      <w:tr w:rsidR="00F6210D" w:rsidRPr="009E5C44" w14:paraId="15243FA0" w14:textId="77777777" w:rsidTr="00B609B4">
        <w:trPr>
          <w:trHeight w:hRule="exact" w:val="397"/>
        </w:trPr>
        <w:tc>
          <w:tcPr>
            <w:tcW w:w="951" w:type="dxa"/>
            <w:vMerge/>
            <w:tcBorders>
              <w:left w:val="single" w:sz="4" w:space="0" w:color="auto"/>
              <w:bottom w:val="single" w:sz="4" w:space="0" w:color="auto"/>
              <w:right w:val="single" w:sz="4" w:space="0" w:color="auto"/>
            </w:tcBorders>
            <w:textDirection w:val="btLr"/>
            <w:vAlign w:val="center"/>
          </w:tcPr>
          <w:p w14:paraId="5BD93AD4" w14:textId="77777777" w:rsidR="00F6210D" w:rsidRPr="009E5C44" w:rsidRDefault="00F6210D" w:rsidP="00B609B4">
            <w:pPr>
              <w:pStyle w:val="TableEntries"/>
              <w:rPr>
                <w:rFonts w:ascii="Times New Roman" w:hAnsi="Times New Roman"/>
                <w:szCs w:val="24"/>
              </w:rPr>
            </w:pPr>
          </w:p>
        </w:tc>
        <w:tc>
          <w:tcPr>
            <w:tcW w:w="951" w:type="dxa"/>
            <w:tcBorders>
              <w:left w:val="single" w:sz="4" w:space="0" w:color="auto"/>
              <w:bottom w:val="single" w:sz="4" w:space="0" w:color="auto"/>
              <w:right w:val="single" w:sz="4" w:space="0" w:color="auto"/>
            </w:tcBorders>
            <w:vAlign w:val="center"/>
          </w:tcPr>
          <w:p w14:paraId="37B2BED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7</w:t>
            </w:r>
          </w:p>
        </w:tc>
        <w:tc>
          <w:tcPr>
            <w:tcW w:w="740" w:type="dxa"/>
            <w:tcBorders>
              <w:left w:val="single" w:sz="4" w:space="0" w:color="auto"/>
              <w:bottom w:val="single" w:sz="4" w:space="0" w:color="auto"/>
            </w:tcBorders>
            <w:shd w:val="clear" w:color="auto" w:fill="auto"/>
            <w:noWrap/>
            <w:vAlign w:val="center"/>
          </w:tcPr>
          <w:p w14:paraId="5F511B0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0.412</w:t>
            </w:r>
          </w:p>
        </w:tc>
        <w:tc>
          <w:tcPr>
            <w:tcW w:w="740" w:type="dxa"/>
            <w:tcBorders>
              <w:bottom w:val="single" w:sz="4" w:space="0" w:color="auto"/>
            </w:tcBorders>
            <w:shd w:val="clear" w:color="auto" w:fill="auto"/>
            <w:noWrap/>
            <w:vAlign w:val="center"/>
          </w:tcPr>
          <w:p w14:paraId="45877161"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38.7</w:t>
            </w:r>
          </w:p>
        </w:tc>
        <w:tc>
          <w:tcPr>
            <w:tcW w:w="740" w:type="dxa"/>
            <w:tcBorders>
              <w:bottom w:val="single" w:sz="4" w:space="0" w:color="auto"/>
              <w:right w:val="single" w:sz="4" w:space="0" w:color="auto"/>
            </w:tcBorders>
            <w:shd w:val="clear" w:color="auto" w:fill="auto"/>
            <w:noWrap/>
            <w:vAlign w:val="center"/>
          </w:tcPr>
          <w:p w14:paraId="78155DCB"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8.6</w:t>
            </w:r>
          </w:p>
        </w:tc>
        <w:tc>
          <w:tcPr>
            <w:tcW w:w="740" w:type="dxa"/>
            <w:tcBorders>
              <w:left w:val="single" w:sz="4" w:space="0" w:color="auto"/>
              <w:bottom w:val="single" w:sz="4" w:space="0" w:color="auto"/>
            </w:tcBorders>
            <w:shd w:val="clear" w:color="auto" w:fill="auto"/>
            <w:noWrap/>
            <w:vAlign w:val="center"/>
          </w:tcPr>
          <w:p w14:paraId="66BC207E"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0.004</w:t>
            </w:r>
          </w:p>
        </w:tc>
        <w:tc>
          <w:tcPr>
            <w:tcW w:w="740" w:type="dxa"/>
            <w:tcBorders>
              <w:bottom w:val="single" w:sz="4" w:space="0" w:color="auto"/>
            </w:tcBorders>
            <w:shd w:val="clear" w:color="auto" w:fill="auto"/>
            <w:noWrap/>
            <w:vAlign w:val="center"/>
          </w:tcPr>
          <w:p w14:paraId="5A376367"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54.4</w:t>
            </w:r>
          </w:p>
        </w:tc>
        <w:tc>
          <w:tcPr>
            <w:tcW w:w="740" w:type="dxa"/>
            <w:tcBorders>
              <w:bottom w:val="single" w:sz="4" w:space="0" w:color="auto"/>
              <w:right w:val="single" w:sz="4" w:space="0" w:color="auto"/>
            </w:tcBorders>
            <w:shd w:val="clear" w:color="auto" w:fill="auto"/>
            <w:noWrap/>
            <w:vAlign w:val="center"/>
          </w:tcPr>
          <w:p w14:paraId="19ED5A4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3.7</w:t>
            </w:r>
          </w:p>
        </w:tc>
        <w:tc>
          <w:tcPr>
            <w:tcW w:w="739" w:type="dxa"/>
            <w:tcBorders>
              <w:left w:val="single" w:sz="4" w:space="0" w:color="auto"/>
              <w:bottom w:val="single" w:sz="4" w:space="0" w:color="auto"/>
            </w:tcBorders>
            <w:shd w:val="clear" w:color="auto" w:fill="auto"/>
            <w:noWrap/>
            <w:vAlign w:val="center"/>
          </w:tcPr>
          <w:p w14:paraId="41AC68C6"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tcBorders>
            <w:shd w:val="clear" w:color="auto" w:fill="auto"/>
            <w:noWrap/>
            <w:vAlign w:val="center"/>
          </w:tcPr>
          <w:p w14:paraId="0E3C42C2"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c>
          <w:tcPr>
            <w:tcW w:w="740" w:type="dxa"/>
            <w:tcBorders>
              <w:bottom w:val="single" w:sz="4" w:space="0" w:color="auto"/>
              <w:right w:val="single" w:sz="4" w:space="0" w:color="auto"/>
            </w:tcBorders>
            <w:shd w:val="clear" w:color="auto" w:fill="auto"/>
            <w:noWrap/>
            <w:vAlign w:val="center"/>
          </w:tcPr>
          <w:p w14:paraId="38D9C340" w14:textId="77777777" w:rsidR="00F6210D" w:rsidRPr="009E5C44" w:rsidRDefault="00F6210D" w:rsidP="00B609B4">
            <w:pPr>
              <w:pStyle w:val="TableEntries"/>
              <w:rPr>
                <w:rFonts w:ascii="Times New Roman" w:hAnsi="Times New Roman"/>
                <w:szCs w:val="24"/>
              </w:rPr>
            </w:pPr>
            <w:r w:rsidRPr="009E5C44">
              <w:rPr>
                <w:rFonts w:ascii="Times New Roman" w:hAnsi="Times New Roman"/>
                <w:szCs w:val="24"/>
              </w:rPr>
              <w:t>0</w:t>
            </w:r>
          </w:p>
        </w:tc>
      </w:tr>
    </w:tbl>
    <w:p w14:paraId="2AA99AA5" w14:textId="77777777" w:rsidR="00F6210D" w:rsidRPr="009E5C44" w:rsidRDefault="00F6210D" w:rsidP="00F6210D">
      <w:pPr>
        <w:pStyle w:val="StyleCodeChar"/>
        <w:rPr>
          <w:sz w:val="16"/>
          <w:szCs w:val="16"/>
        </w:rPr>
      </w:pPr>
    </w:p>
    <w:p w14:paraId="479E644A" w14:textId="77777777" w:rsidR="00B609B4" w:rsidRPr="009E5C44" w:rsidRDefault="00BF4A88" w:rsidP="00F6210D">
      <w:r w:rsidRPr="009E5C44">
        <w:br w:type="page"/>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455559C7" w14:textId="77777777" w:rsidTr="00E0083E">
        <w:trPr>
          <w:trHeight w:val="540"/>
        </w:trPr>
        <w:tc>
          <w:tcPr>
            <w:tcW w:w="2126" w:type="dxa"/>
            <w:vAlign w:val="center"/>
          </w:tcPr>
          <w:p w14:paraId="227A3524" w14:textId="77777777" w:rsidR="00B609B4" w:rsidRPr="009E5C44" w:rsidRDefault="00B609B4" w:rsidP="00E0083E">
            <w:pPr>
              <w:pStyle w:val="StyleCodeChar"/>
              <w:jc w:val="center"/>
            </w:pPr>
            <w:r w:rsidRPr="009E5C44">
              <w:lastRenderedPageBreak/>
              <w:t>Aw4&amp;5.csv</w:t>
            </w:r>
          </w:p>
        </w:tc>
      </w:tr>
    </w:tbl>
    <w:p w14:paraId="76620DDE" w14:textId="77777777" w:rsidR="00B609B4" w:rsidRPr="009E5C44" w:rsidRDefault="00B609B4" w:rsidP="00F6210D"/>
    <w:p w14:paraId="2ABAF10A" w14:textId="77777777" w:rsidR="00B609B4" w:rsidRPr="009E5C44" w:rsidRDefault="00F6210D" w:rsidP="00F6210D">
      <w:r w:rsidRPr="009E5C44">
        <w:t xml:space="preserve">This file contains the axle weight information for the 4- and 5-axle trucks. It has been found that the axle weights of the 4- and 5-axle trucks depend on the Gross Vehicle Weight (GVW). Thus the data governing these axle weights have been assembled for 12 classes of truck GVW, beginning at 25 </w:t>
      </w:r>
      <w:proofErr w:type="spellStart"/>
      <w:r w:rsidRPr="009E5C44">
        <w:t>kN</w:t>
      </w:r>
      <w:proofErr w:type="spellEnd"/>
      <w:r w:rsidRPr="009E5C44">
        <w:t xml:space="preserve"> an</w:t>
      </w:r>
      <w:r w:rsidR="00BF4A88" w:rsidRPr="009E5C44">
        <w:t xml:space="preserve">d increasing in steps of 50 </w:t>
      </w:r>
      <w:proofErr w:type="spellStart"/>
      <w:r w:rsidR="00BF4A88" w:rsidRPr="009E5C44">
        <w:t>kN.</w:t>
      </w:r>
      <w:proofErr w:type="spellEnd"/>
    </w:p>
    <w:p w14:paraId="60BDDBFB" w14:textId="77777777" w:rsidR="00BF4A88" w:rsidRPr="009E5C44" w:rsidRDefault="00BF4A88" w:rsidP="00F6210D"/>
    <w:p w14:paraId="6EAD13B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00DAEE3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20.9,39.8,39.3,5.2,6.9,7.3</w:t>
      </w:r>
    </w:p>
    <w:p w14:paraId="69F067A6"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25.6,36.5,38.0,5.4,4.8,5.7</w:t>
      </w:r>
    </w:p>
    <w:p w14:paraId="46C53EB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23.9,35.5,40.7,4.3,4.6,5.2</w:t>
      </w:r>
    </w:p>
    <w:p w14:paraId="18030D7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20.3,36.1,43.6,3.6,4.6,5.4</w:t>
      </w:r>
    </w:p>
    <w:p w14:paraId="4828E0D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17.4,34.9,47.7,3.0,4.1,5.5</w:t>
      </w:r>
    </w:p>
    <w:p w14:paraId="6346FBB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14.8,33.4,51.8,2.1,3.1,4.1</w:t>
      </w:r>
    </w:p>
    <w:p w14:paraId="353454C2"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14.5,33.6,51.9,1.5,2.6,3.2</w:t>
      </w:r>
    </w:p>
    <w:p w14:paraId="33A45A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13.9,32.4,53.7,1.3,2.3,3.1</w:t>
      </w:r>
    </w:p>
    <w:p w14:paraId="433CAA3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11.9,31.4,56.7,0.9,1.4,0.9</w:t>
      </w:r>
    </w:p>
    <w:p w14:paraId="095AD2D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7C57CAF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4F1324E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p>
    <w:p w14:paraId="2C7C69D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w:t>
      </w:r>
      <w:r w:rsidR="00B609B4" w:rsidRPr="009E5C44">
        <w:t>0,0.0,0.0</w:t>
      </w:r>
    </w:p>
    <w:p w14:paraId="3BF563D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5003861E"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19.1,36.5,44.5,6.0,7.4,7.2</w:t>
      </w:r>
    </w:p>
    <w:p w14:paraId="323D1F6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23.6,32.8,43.7,4.6,4.2,5.0</w:t>
      </w:r>
    </w:p>
    <w:p w14:paraId="6DEA07C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21.4,33.4,45.3,3.2,4.8,5.4</w:t>
      </w:r>
    </w:p>
    <w:p w14:paraId="4639764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18.1,33.8,48.1,2.4,4.5,5.5</w:t>
      </w:r>
    </w:p>
    <w:p w14:paraId="257C182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15.7,32.3,52.0,1.8,3.8,4.7</w:t>
      </w:r>
    </w:p>
    <w:p w14:paraId="24B7622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14.3,31.0,54.6,1.5,3.3,3.9</w:t>
      </w:r>
    </w:p>
    <w:p w14:paraId="2A3CCDFB"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13.4,29.6,57.1,1.2,2.9,3.4</w:t>
      </w:r>
    </w:p>
    <w:p w14:paraId="79B6D3E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12.7,27.7,59.6,1.0,2.7,3.1</w:t>
      </w:r>
    </w:p>
    <w:p w14:paraId="75ECF859"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1F0052AA"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0.0,0.0,0.0,0.0,0.0,0.0</w:t>
      </w:r>
    </w:p>
    <w:p w14:paraId="6A6FFFA0" w14:textId="77777777" w:rsidR="00B609B4" w:rsidRPr="009E5C44" w:rsidRDefault="00B609B4" w:rsidP="00F6210D"/>
    <w:p w14:paraId="65AE7BFB" w14:textId="77777777" w:rsidR="00F6210D" w:rsidRPr="009E5C44" w:rsidRDefault="00F6210D" w:rsidP="00F6210D">
      <w:r w:rsidRPr="009E5C44">
        <w:t>A single line separates the 4- and 5-axle data. The six entries for each line, or GVW range of truck, represent the parameters of the single-mode Normal distributions for the first (W1) and second (W2) axles and the total weight of the tandem or tridem (WT) in the following order:</w:t>
      </w:r>
    </w:p>
    <w:p w14:paraId="71D74ABC" w14:textId="77777777" w:rsidR="00B609B4" w:rsidRPr="009E5C44" w:rsidRDefault="00B609B4" w:rsidP="00F6210D"/>
    <w:tbl>
      <w:tblPr>
        <w:tblW w:w="4876" w:type="pct"/>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4"/>
        <w:gridCol w:w="1566"/>
        <w:gridCol w:w="1564"/>
        <w:gridCol w:w="1566"/>
        <w:gridCol w:w="1564"/>
        <w:gridCol w:w="1566"/>
      </w:tblGrid>
      <w:tr w:rsidR="00F6210D" w:rsidRPr="009E5C44" w14:paraId="40F3F997" w14:textId="77777777" w:rsidTr="00D368D5">
        <w:trPr>
          <w:trHeight w:val="768"/>
        </w:trPr>
        <w:tc>
          <w:tcPr>
            <w:tcW w:w="1417" w:type="dxa"/>
            <w:vAlign w:val="center"/>
          </w:tcPr>
          <w:p w14:paraId="6B5B067B"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lastRenderedPageBreak/>
              <w:t>Mean W1</w:t>
            </w:r>
          </w:p>
        </w:tc>
        <w:tc>
          <w:tcPr>
            <w:tcW w:w="1418" w:type="dxa"/>
            <w:vAlign w:val="center"/>
          </w:tcPr>
          <w:p w14:paraId="1E148403"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W2</w:t>
            </w:r>
          </w:p>
        </w:tc>
        <w:tc>
          <w:tcPr>
            <w:tcW w:w="1417" w:type="dxa"/>
            <w:vAlign w:val="center"/>
          </w:tcPr>
          <w:p w14:paraId="14192D2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Mean WT</w:t>
            </w:r>
          </w:p>
        </w:tc>
        <w:tc>
          <w:tcPr>
            <w:tcW w:w="1418" w:type="dxa"/>
            <w:vAlign w:val="center"/>
          </w:tcPr>
          <w:p w14:paraId="24E5DE47"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W1</w:t>
            </w:r>
          </w:p>
        </w:tc>
        <w:tc>
          <w:tcPr>
            <w:tcW w:w="1417" w:type="dxa"/>
            <w:vAlign w:val="center"/>
          </w:tcPr>
          <w:p w14:paraId="218D0A9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W2</w:t>
            </w:r>
          </w:p>
        </w:tc>
        <w:tc>
          <w:tcPr>
            <w:tcW w:w="1418" w:type="dxa"/>
            <w:vAlign w:val="center"/>
          </w:tcPr>
          <w:p w14:paraId="3ADCBA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SD WT</w:t>
            </w:r>
          </w:p>
        </w:tc>
      </w:tr>
    </w:tbl>
    <w:p w14:paraId="6ABADA0A" w14:textId="77777777" w:rsidR="00B609B4" w:rsidRPr="009E5C44" w:rsidRDefault="00B609B4" w:rsidP="00F6210D"/>
    <w:p w14:paraId="1D4B96B7" w14:textId="77777777" w:rsidR="00B609B4" w:rsidRPr="009E5C44" w:rsidRDefault="00F6210D" w:rsidP="00F6210D">
      <w:r w:rsidRPr="009E5C44">
        <w:t xml:space="preserve">This has resulted from previous research which has found that the weights of the axles in the tandem or tridem of 4- and 5-axle trucks (respectively) are equal and thus the tandem/tridem may be considered as one weight. The calculated tandem/tridem weight </w:t>
      </w:r>
      <w:r w:rsidR="00BF4A88" w:rsidRPr="009E5C44">
        <w:t>are</w:t>
      </w:r>
      <w:r w:rsidRPr="009E5C44">
        <w:t xml:space="preserve"> divided by the number of axles to give each axle a weight in the processing of this data.</w:t>
      </w:r>
      <w:r w:rsidR="00B609B4" w:rsidRPr="009E5C44">
        <w:t xml:space="preserve"> The values must be separated by commas.</w:t>
      </w:r>
    </w:p>
    <w:p w14:paraId="77E19F3A" w14:textId="77777777" w:rsidR="00F6210D" w:rsidRPr="009E5C44" w:rsidRDefault="00BF4A88" w:rsidP="00F6210D">
      <w:pPr>
        <w:pStyle w:val="Heading4"/>
      </w:pPr>
      <w:r w:rsidRPr="009E5C44">
        <w:br w:type="page"/>
      </w:r>
      <w:r w:rsidR="00F6210D" w:rsidRPr="009E5C44">
        <w:lastRenderedPageBreak/>
        <w:t>Gross Vehicle Weight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609B4" w:rsidRPr="009E5C44" w14:paraId="7D0F7B73" w14:textId="77777777" w:rsidTr="00B609B4">
        <w:trPr>
          <w:trHeight w:val="540"/>
        </w:trPr>
        <w:tc>
          <w:tcPr>
            <w:tcW w:w="2126" w:type="dxa"/>
            <w:vAlign w:val="center"/>
          </w:tcPr>
          <w:p w14:paraId="25A66F7B" w14:textId="77777777" w:rsidR="00B609B4" w:rsidRPr="009E5C44" w:rsidRDefault="00B609B4" w:rsidP="00B609B4">
            <w:pPr>
              <w:pStyle w:val="StyleCodeChar"/>
              <w:jc w:val="center"/>
            </w:pPr>
            <w:r w:rsidRPr="009E5C44">
              <w:t>GVWpdf.csv</w:t>
            </w:r>
          </w:p>
        </w:tc>
      </w:tr>
    </w:tbl>
    <w:p w14:paraId="55FFECB4" w14:textId="77777777" w:rsidR="00B609B4" w:rsidRPr="009E5C44" w:rsidRDefault="00B609B4" w:rsidP="00F6210D"/>
    <w:p w14:paraId="56288E08" w14:textId="77777777" w:rsidR="00F6210D" w:rsidRPr="009E5C44" w:rsidRDefault="00F6210D" w:rsidP="00F6210D">
      <w:r w:rsidRPr="009E5C44">
        <w:t>This file holds the parameters of the distributions that characterize the GVW and speed of each class of truck for both directions. An example of this file is:</w:t>
      </w:r>
    </w:p>
    <w:p w14:paraId="6CDD9E2C" w14:textId="77777777" w:rsidR="00B609B4" w:rsidRPr="009E5C44" w:rsidRDefault="00B609B4" w:rsidP="00F6210D"/>
    <w:p w14:paraId="0D09F2F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1,194.5,27.4,0.152,44.2,6.5,0.069,51.2,9.7,0.</w:t>
      </w:r>
      <w:r w:rsidR="00B609B4" w:rsidRPr="009E5C44">
        <w:rPr>
          <w:sz w:val="21"/>
          <w:szCs w:val="21"/>
        </w:rPr>
        <w:t>583,231.1,61.9,0.274,199.9,36.7</w:t>
      </w:r>
    </w:p>
    <w:p w14:paraId="51BA1C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0,0,0,0.395,76.4,20.7,0.887,166.3,53.2,0</w:t>
      </w:r>
      <w:r w:rsidR="00B609B4" w:rsidRPr="009E5C44">
        <w:rPr>
          <w:sz w:val="21"/>
          <w:szCs w:val="21"/>
        </w:rPr>
        <w:t>.24,176.6,29.6,0.553,308.7,49.9</w:t>
      </w:r>
    </w:p>
    <w:p w14:paraId="6BE764D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0,0,0,0.453,117.4,30.5,0.044,268.4,34.7,</w:t>
      </w:r>
      <w:r w:rsidR="00B609B4" w:rsidRPr="009E5C44">
        <w:rPr>
          <w:sz w:val="21"/>
          <w:szCs w:val="21"/>
        </w:rPr>
        <w:t>0.177,331,30.1,0.173,383.2,35.4</w:t>
      </w:r>
    </w:p>
    <w:p w14:paraId="27141E0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p>
    <w:p w14:paraId="49D042D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1,181.1,22.4,0.143,46.5,8,0.093,56.4,12.4,0</w:t>
      </w:r>
      <w:r w:rsidR="00B609B4" w:rsidRPr="009E5C44">
        <w:rPr>
          <w:sz w:val="21"/>
          <w:szCs w:val="21"/>
        </w:rPr>
        <w:t>.493,243.6,64.6,0.16,205.3,40.1</w:t>
      </w:r>
    </w:p>
    <w:p w14:paraId="55A00AB7"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0,0,0,0.524,82.9,23.8,0.653,141.5,31.1,0.</w:t>
      </w:r>
      <w:r w:rsidR="00B609B4" w:rsidRPr="009E5C44">
        <w:rPr>
          <w:sz w:val="21"/>
          <w:szCs w:val="21"/>
        </w:rPr>
        <w:t>301,162.1,28.8,0.441,300.6,53.6</w:t>
      </w:r>
    </w:p>
    <w:p w14:paraId="77C7F08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rPr>
          <w:sz w:val="21"/>
          <w:szCs w:val="21"/>
        </w:rPr>
      </w:pPr>
      <w:r w:rsidRPr="009E5C44">
        <w:rPr>
          <w:sz w:val="21"/>
          <w:szCs w:val="21"/>
        </w:rPr>
        <w:t>0,0,0,0.333,132.3,31.8,0.254,218.5,33.4,0.206,361.9,31.6,0.39</w:t>
      </w:r>
      <w:r w:rsidR="00B609B4" w:rsidRPr="009E5C44">
        <w:rPr>
          <w:sz w:val="21"/>
          <w:szCs w:val="21"/>
        </w:rPr>
        <w:t>9,400.4,35.9</w:t>
      </w:r>
    </w:p>
    <w:p w14:paraId="4C64953C" w14:textId="77777777" w:rsidR="00B609B4" w:rsidRPr="009E5C44" w:rsidRDefault="00B609B4" w:rsidP="00F6210D"/>
    <w:p w14:paraId="49BDFF3B" w14:textId="77777777" w:rsidR="00F6210D" w:rsidRPr="009E5C44" w:rsidRDefault="00F6210D" w:rsidP="00F6210D">
      <w:r w:rsidRPr="009E5C44">
        <w:t>Again this is best explained by reference to the following table:</w:t>
      </w:r>
    </w:p>
    <w:p w14:paraId="18F54B82" w14:textId="77777777" w:rsidR="00B609B4" w:rsidRPr="009E5C44" w:rsidRDefault="00B609B4" w:rsidP="00F6210D"/>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000" w:firstRow="0" w:lastRow="0" w:firstColumn="0" w:lastColumn="0" w:noHBand="0" w:noVBand="0"/>
      </w:tblPr>
      <w:tblGrid>
        <w:gridCol w:w="1531"/>
        <w:gridCol w:w="1620"/>
        <w:gridCol w:w="1619"/>
        <w:gridCol w:w="1620"/>
        <w:gridCol w:w="1619"/>
        <w:gridCol w:w="1620"/>
      </w:tblGrid>
      <w:tr w:rsidR="00F6210D" w:rsidRPr="009E5C44" w14:paraId="25E7A926" w14:textId="77777777" w:rsidTr="00B609B4">
        <w:trPr>
          <w:trHeight w:val="378"/>
        </w:trPr>
        <w:tc>
          <w:tcPr>
            <w:tcW w:w="1322" w:type="dxa"/>
            <w:vAlign w:val="center"/>
          </w:tcPr>
          <w:p w14:paraId="155E823C" w14:textId="77777777" w:rsidR="00F6210D" w:rsidRPr="009E5C44" w:rsidRDefault="00F6210D" w:rsidP="00D368D5">
            <w:pPr>
              <w:pStyle w:val="TableHeading"/>
              <w:jc w:val="center"/>
              <w:rPr>
                <w:rFonts w:ascii="Times New Roman" w:hAnsi="Times New Roman"/>
                <w:sz w:val="28"/>
                <w:szCs w:val="28"/>
              </w:rPr>
            </w:pPr>
          </w:p>
        </w:tc>
        <w:tc>
          <w:tcPr>
            <w:tcW w:w="1399" w:type="dxa"/>
            <w:vAlign w:val="center"/>
          </w:tcPr>
          <w:p w14:paraId="65B700A0"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Speed</w:t>
            </w:r>
          </w:p>
        </w:tc>
        <w:tc>
          <w:tcPr>
            <w:tcW w:w="1399" w:type="dxa"/>
            <w:vAlign w:val="center"/>
          </w:tcPr>
          <w:p w14:paraId="389FE93F"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2-Axle GVW</w:t>
            </w:r>
          </w:p>
        </w:tc>
        <w:tc>
          <w:tcPr>
            <w:tcW w:w="1400" w:type="dxa"/>
            <w:vAlign w:val="center"/>
          </w:tcPr>
          <w:p w14:paraId="69C3D7AC"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3-Axle GVW</w:t>
            </w:r>
          </w:p>
        </w:tc>
        <w:tc>
          <w:tcPr>
            <w:tcW w:w="1399" w:type="dxa"/>
            <w:vAlign w:val="center"/>
          </w:tcPr>
          <w:p w14:paraId="1935CDC2"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4-Axle GVW</w:t>
            </w:r>
          </w:p>
        </w:tc>
        <w:tc>
          <w:tcPr>
            <w:tcW w:w="1400" w:type="dxa"/>
            <w:vAlign w:val="center"/>
          </w:tcPr>
          <w:p w14:paraId="40235103" w14:textId="77777777" w:rsidR="00F6210D" w:rsidRPr="009E5C44" w:rsidRDefault="00F6210D" w:rsidP="00D368D5">
            <w:pPr>
              <w:pStyle w:val="TableHeading"/>
              <w:jc w:val="center"/>
              <w:rPr>
                <w:rFonts w:ascii="Times New Roman" w:hAnsi="Times New Roman"/>
                <w:sz w:val="28"/>
                <w:szCs w:val="28"/>
              </w:rPr>
            </w:pPr>
            <w:r w:rsidRPr="009E5C44">
              <w:rPr>
                <w:rFonts w:ascii="Times New Roman" w:hAnsi="Times New Roman"/>
                <w:sz w:val="28"/>
                <w:szCs w:val="28"/>
              </w:rPr>
              <w:t>5-Axle GVW</w:t>
            </w:r>
          </w:p>
        </w:tc>
      </w:tr>
      <w:tr w:rsidR="00F6210D" w:rsidRPr="009E5C44" w14:paraId="5F9B9127" w14:textId="77777777" w:rsidTr="00B609B4">
        <w:trPr>
          <w:trHeight w:val="340"/>
        </w:trPr>
        <w:tc>
          <w:tcPr>
            <w:tcW w:w="1322" w:type="dxa"/>
            <w:vAlign w:val="center"/>
          </w:tcPr>
          <w:p w14:paraId="4350CE1A"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1</w:t>
            </w:r>
          </w:p>
        </w:tc>
        <w:tc>
          <w:tcPr>
            <w:tcW w:w="1399" w:type="dxa"/>
            <w:vAlign w:val="center"/>
          </w:tcPr>
          <w:p w14:paraId="0DFF973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21599FD5"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655695A"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15B7534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35036DE4"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r w:rsidR="00F6210D" w:rsidRPr="009E5C44" w14:paraId="54108365" w14:textId="77777777" w:rsidTr="00B609B4">
        <w:trPr>
          <w:trHeight w:val="340"/>
        </w:trPr>
        <w:tc>
          <w:tcPr>
            <w:tcW w:w="8319" w:type="dxa"/>
            <w:gridSpan w:val="6"/>
            <w:vAlign w:val="center"/>
          </w:tcPr>
          <w:p w14:paraId="6E1C7063"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Blank Line</w:t>
            </w:r>
          </w:p>
        </w:tc>
      </w:tr>
      <w:tr w:rsidR="00F6210D" w:rsidRPr="009E5C44" w14:paraId="6E17F616" w14:textId="77777777" w:rsidTr="00B609B4">
        <w:trPr>
          <w:trHeight w:val="340"/>
        </w:trPr>
        <w:tc>
          <w:tcPr>
            <w:tcW w:w="1322" w:type="dxa"/>
            <w:vAlign w:val="center"/>
          </w:tcPr>
          <w:p w14:paraId="188D963B" w14:textId="77777777" w:rsidR="00F6210D" w:rsidRPr="009E5C44" w:rsidRDefault="00F6210D" w:rsidP="00D368D5">
            <w:pPr>
              <w:pStyle w:val="TableHeading"/>
              <w:rPr>
                <w:rFonts w:ascii="Times New Roman" w:hAnsi="Times New Roman"/>
                <w:sz w:val="28"/>
                <w:szCs w:val="28"/>
              </w:rPr>
            </w:pPr>
            <w:r w:rsidRPr="009E5C44">
              <w:rPr>
                <w:rFonts w:ascii="Times New Roman" w:hAnsi="Times New Roman"/>
                <w:sz w:val="28"/>
                <w:szCs w:val="28"/>
              </w:rPr>
              <w:t>Direction 2</w:t>
            </w:r>
          </w:p>
        </w:tc>
        <w:tc>
          <w:tcPr>
            <w:tcW w:w="1399" w:type="dxa"/>
            <w:vAlign w:val="center"/>
          </w:tcPr>
          <w:p w14:paraId="0AC9156D"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5F47AEB8"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5C06A48E"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399" w:type="dxa"/>
            <w:vAlign w:val="center"/>
          </w:tcPr>
          <w:p w14:paraId="05E3C204"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c>
          <w:tcPr>
            <w:tcW w:w="1400" w:type="dxa"/>
            <w:vAlign w:val="center"/>
          </w:tcPr>
          <w:p w14:paraId="0D96D28C" w14:textId="77777777" w:rsidR="00F6210D" w:rsidRPr="009E5C44" w:rsidRDefault="00F6210D" w:rsidP="00D368D5">
            <w:pPr>
              <w:pStyle w:val="TableEntries"/>
              <w:rPr>
                <w:rFonts w:ascii="Times New Roman" w:hAnsi="Times New Roman"/>
                <w:sz w:val="28"/>
                <w:szCs w:val="28"/>
              </w:rPr>
            </w:pPr>
            <w:r w:rsidRPr="009E5C44">
              <w:rPr>
                <w:rFonts w:ascii="Times New Roman" w:hAnsi="Times New Roman"/>
                <w:sz w:val="28"/>
                <w:szCs w:val="28"/>
              </w:rPr>
              <w:t>3×3</w:t>
            </w:r>
          </w:p>
        </w:tc>
      </w:tr>
    </w:tbl>
    <w:p w14:paraId="284890CC" w14:textId="77777777" w:rsidR="00B609B4" w:rsidRPr="009E5C44" w:rsidRDefault="00B609B4" w:rsidP="00F6210D"/>
    <w:p w14:paraId="02E79DAE" w14:textId="77777777" w:rsidR="00F6210D" w:rsidRPr="009E5C44" w:rsidRDefault="00F6210D" w:rsidP="00F6210D">
      <w:r w:rsidRPr="009E5C44">
        <w:t xml:space="preserve">In the above table the entry 3×3 refers to the allowance for multi-modal distributions (up to a maximum of three modes) and includes, for each mode, the weight, mean and standard deviation, as explained </w:t>
      </w:r>
      <w:r w:rsidR="00B609B4" w:rsidRPr="009E5C44">
        <w:t>previously</w:t>
      </w:r>
      <w:r w:rsidRPr="009E5C44">
        <w:t>. The values must be separated by commas</w:t>
      </w:r>
      <w:r w:rsidR="00B609B4" w:rsidRPr="009E5C44">
        <w:t>.</w:t>
      </w:r>
    </w:p>
    <w:p w14:paraId="0A98DF33" w14:textId="77777777" w:rsidR="00F6210D" w:rsidRPr="009E5C44" w:rsidRDefault="00BF4A88" w:rsidP="00F6210D">
      <w:pPr>
        <w:pStyle w:val="Heading4"/>
      </w:pPr>
      <w:r w:rsidRPr="009E5C44">
        <w:br w:type="page"/>
      </w:r>
      <w:r w:rsidR="00F6210D" w:rsidRPr="009E5C44">
        <w:lastRenderedPageBreak/>
        <w:t>Headway</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2126"/>
      </w:tblGrid>
      <w:tr w:rsidR="00BF4A88" w:rsidRPr="009E5C44" w14:paraId="0864446D" w14:textId="77777777" w:rsidTr="00BF4A88">
        <w:trPr>
          <w:trHeight w:val="540"/>
        </w:trPr>
        <w:tc>
          <w:tcPr>
            <w:tcW w:w="2126" w:type="dxa"/>
            <w:vAlign w:val="center"/>
          </w:tcPr>
          <w:p w14:paraId="25B769D8" w14:textId="77777777" w:rsidR="00BF4A88" w:rsidRPr="009E5C44" w:rsidRDefault="00BF4A88" w:rsidP="00BF4A88">
            <w:pPr>
              <w:pStyle w:val="StyleCodeChar"/>
              <w:jc w:val="center"/>
            </w:pPr>
            <w:r w:rsidRPr="009E5C44">
              <w:t>NHM.csv</w:t>
            </w:r>
          </w:p>
        </w:tc>
      </w:tr>
    </w:tbl>
    <w:p w14:paraId="09A1C056" w14:textId="77777777" w:rsidR="00B609B4" w:rsidRPr="009E5C44" w:rsidRDefault="00B609B4" w:rsidP="00F6210D"/>
    <w:p w14:paraId="1D5C5DF3" w14:textId="77777777" w:rsidR="00F6210D" w:rsidRPr="009E5C44" w:rsidRDefault="00BF4A88" w:rsidP="00F6210D">
      <w:r w:rsidRPr="009E5C44">
        <w:t>Of the headway models, o</w:t>
      </w:r>
      <w:r w:rsidR="00F6210D" w:rsidRPr="009E5C44">
        <w:t xml:space="preserve">nly the </w:t>
      </w:r>
      <w:proofErr w:type="spellStart"/>
      <w:r w:rsidR="00F6210D" w:rsidRPr="009E5C44">
        <w:t>HeDS</w:t>
      </w:r>
      <w:proofErr w:type="spellEnd"/>
      <w:r w:rsidR="00F6210D" w:rsidRPr="009E5C44">
        <w:t xml:space="preserve"> model requires an input file. </w:t>
      </w:r>
      <w:r w:rsidR="00B609B4" w:rsidRPr="009E5C44">
        <w:t xml:space="preserve">This model is defined in </w:t>
      </w:r>
      <w:proofErr w:type="spellStart"/>
      <w:r w:rsidR="00B609B4" w:rsidRPr="009E5C44">
        <w:t>OBrien</w:t>
      </w:r>
      <w:proofErr w:type="spellEnd"/>
      <w:r w:rsidR="00B609B4" w:rsidRPr="009E5C44">
        <w:t xml:space="preserve"> &amp; </w:t>
      </w:r>
      <w:proofErr w:type="spellStart"/>
      <w:r w:rsidR="00B609B4" w:rsidRPr="009E5C44">
        <w:t>Caprani</w:t>
      </w:r>
      <w:proofErr w:type="spellEnd"/>
      <w:r w:rsidR="00B609B4" w:rsidRPr="009E5C44">
        <w:t xml:space="preserve"> (2005). </w:t>
      </w:r>
      <w:r w:rsidR="00F6210D" w:rsidRPr="009E5C44">
        <w:t>An example is:</w:t>
      </w:r>
    </w:p>
    <w:p w14:paraId="7B8D0608" w14:textId="77777777" w:rsidR="00B609B4" w:rsidRPr="009E5C44" w:rsidRDefault="00B609B4" w:rsidP="00F6210D"/>
    <w:p w14:paraId="6C2D65CA" w14:textId="77777777" w:rsidR="00F6210D" w:rsidRPr="009E5C44" w:rsidRDefault="00B609B4" w:rsidP="00B609B4">
      <w:pPr>
        <w:pStyle w:val="StyleCodeChar"/>
        <w:pBdr>
          <w:top w:val="single" w:sz="4" w:space="1" w:color="auto"/>
          <w:left w:val="single" w:sz="4" w:space="4" w:color="auto"/>
          <w:bottom w:val="single" w:sz="4" w:space="1" w:color="auto"/>
          <w:right w:val="single" w:sz="4" w:space="4" w:color="auto"/>
        </w:pBdr>
      </w:pPr>
      <w:r w:rsidRPr="009E5C44">
        <w:t>15,0,0,0</w:t>
      </w:r>
    </w:p>
    <w:p w14:paraId="24A6E8C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0,0.011</w:t>
      </w:r>
      <w:r w:rsidR="00B609B4" w:rsidRPr="009E5C44">
        <w:t>855673,-0.014268241,0.004048786</w:t>
      </w:r>
    </w:p>
    <w:p w14:paraId="323DC209"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0,0.0</w:t>
      </w:r>
      <w:r w:rsidR="00B609B4" w:rsidRPr="009E5C44">
        <w:t>39251526,-0.05978246,0.02212043</w:t>
      </w:r>
    </w:p>
    <w:p w14:paraId="0649AAA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70,-0.004</w:t>
      </w:r>
      <w:r w:rsidR="00B609B4" w:rsidRPr="009E5C44">
        <w:t>412997,0.054824101,-0.066907905</w:t>
      </w:r>
    </w:p>
    <w:p w14:paraId="5324011C"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80,-0.004</w:t>
      </w:r>
      <w:r w:rsidR="00B609B4" w:rsidRPr="009E5C44">
        <w:t>685721,0.052127816,-0.053475193</w:t>
      </w:r>
    </w:p>
    <w:p w14:paraId="274B7D78"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90,0.001</w:t>
      </w:r>
      <w:r w:rsidR="00B609B4" w:rsidRPr="009E5C44">
        <w:t>537014,0.020896587,-0.013787689</w:t>
      </w:r>
    </w:p>
    <w:p w14:paraId="1619267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100,-0.003</w:t>
      </w:r>
      <w:r w:rsidR="00B609B4" w:rsidRPr="009E5C44">
        <w:t>853623,0.064555837,-0.069172155</w:t>
      </w:r>
    </w:p>
    <w:p w14:paraId="5DE52361"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110,-0.002530238,0.054511802,-0.059714977</w:t>
      </w:r>
    </w:p>
    <w:p w14:paraId="3A8B280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120,-0.001307981,0.048010242,-0.051645258</w:t>
      </w:r>
    </w:p>
    <w:p w14:paraId="078AEAE3"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130,-0.000487752,0.049738587,-0.057875119</w:t>
      </w:r>
    </w:p>
    <w:p w14:paraId="7761BA3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140,-0.004995115,0.081041256,-0.086465967</w:t>
      </w:r>
    </w:p>
    <w:p w14:paraId="7B32A3B4"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150,-0.004</w:t>
      </w:r>
      <w:r w:rsidR="00B609B4" w:rsidRPr="009E5C44">
        <w:t>547469,0.080310658,-0.083351351</w:t>
      </w:r>
    </w:p>
    <w:p w14:paraId="60BF1FCF"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160,-0.004938412,0.092219287,-0.105416601</w:t>
      </w:r>
    </w:p>
    <w:p w14:paraId="1F3425F0"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170,-0.005000644,0.086893379,-0.097048852</w:t>
      </w:r>
    </w:p>
    <w:p w14:paraId="2EA02495"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180,0.001</w:t>
      </w:r>
      <w:r w:rsidR="00B609B4" w:rsidRPr="009E5C44">
        <w:t>987438,0.052114614,-0.058245039</w:t>
      </w:r>
    </w:p>
    <w:p w14:paraId="50A82B0A"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190,0.003366332,0.044909211,-0.063187142</w:t>
      </w:r>
    </w:p>
    <w:p w14:paraId="5E880056"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210,0.000379907,0.068461437,-0.077769612</w:t>
      </w:r>
    </w:p>
    <w:p w14:paraId="2281DE0D" w14:textId="77777777" w:rsidR="00F6210D" w:rsidRPr="009E5C44" w:rsidRDefault="00F6210D" w:rsidP="00B609B4">
      <w:pPr>
        <w:pStyle w:val="StyleCodeChar"/>
        <w:pBdr>
          <w:top w:val="single" w:sz="4" w:space="1" w:color="auto"/>
          <w:left w:val="single" w:sz="4" w:space="4" w:color="auto"/>
          <w:bottom w:val="single" w:sz="4" w:space="1" w:color="auto"/>
          <w:right w:val="single" w:sz="4" w:space="4" w:color="auto"/>
        </w:pBdr>
      </w:pPr>
      <w:r w:rsidRPr="009E5C44">
        <w:t>230,-0.006466786,0.117770005,-0.141174818</w:t>
      </w:r>
    </w:p>
    <w:p w14:paraId="6B306765" w14:textId="77777777" w:rsidR="00B609B4" w:rsidRPr="009E5C44" w:rsidRDefault="00B609B4" w:rsidP="00F6210D"/>
    <w:p w14:paraId="3AFB8341" w14:textId="77777777" w:rsidR="00F6210D" w:rsidRPr="009E5C44" w:rsidRDefault="00F6210D" w:rsidP="00F6210D">
      <w:r w:rsidRPr="009E5C44">
        <w:t xml:space="preserve">Line 1 indicates the number of flow-dependent headway models (always less than, or equal to, 24). Lines 2 and 3 give the parameters of the quadratic-fit headway </w:t>
      </w:r>
      <w:proofErr w:type="spellStart"/>
      <w:r w:rsidRPr="009E5C44">
        <w:t>cdf</w:t>
      </w:r>
      <w:proofErr w:type="spellEnd"/>
      <w:r w:rsidRPr="009E5C44">
        <w:t xml:space="preserve"> for under 1.0 s and between 1.0 s and 1.5 s respectively. The following lines (of number 15 in this example, from Line 1), return the parameters of the quadratic fit to the headway </w:t>
      </w:r>
      <w:proofErr w:type="spellStart"/>
      <w:r w:rsidRPr="009E5C44">
        <w:t>cdf</w:t>
      </w:r>
      <w:proofErr w:type="spellEnd"/>
      <w:r w:rsidRPr="009E5C44">
        <w:t xml:space="preserve"> for that flow (trucks per hour) of the first column. The values must be separated by commas</w:t>
      </w:r>
      <w:r w:rsidR="00B609B4" w:rsidRPr="009E5C44">
        <w:t>.</w:t>
      </w:r>
    </w:p>
    <w:p w14:paraId="5DE72E4D" w14:textId="77777777" w:rsidR="00F6210D" w:rsidRPr="009E5C44" w:rsidRDefault="00F6210D" w:rsidP="00914822">
      <w:pPr>
        <w:rPr>
          <w:lang w:eastAsia="en-US"/>
        </w:rPr>
      </w:pPr>
    </w:p>
    <w:p w14:paraId="08E82A13" w14:textId="77777777" w:rsidR="00C00385" w:rsidRPr="009E5C44" w:rsidRDefault="00C00385" w:rsidP="00C00385">
      <w:pPr>
        <w:pStyle w:val="Heading2"/>
        <w:rPr>
          <w:lang w:val="en-IE"/>
        </w:rPr>
      </w:pPr>
      <w:bookmarkStart w:id="21" w:name="_Toc343728223"/>
      <w:r w:rsidRPr="009E5C44">
        <w:rPr>
          <w:lang w:val="en-IE"/>
        </w:rPr>
        <w:lastRenderedPageBreak/>
        <w:t>Configuration File</w:t>
      </w:r>
      <w:bookmarkEnd w:id="21"/>
    </w:p>
    <w:p w14:paraId="4DA2D62C" w14:textId="77777777" w:rsidR="00C00385" w:rsidRPr="009E5C44" w:rsidRDefault="00C00385" w:rsidP="00C00385">
      <w:r w:rsidRPr="009E5C44">
        <w:t>The user interacts with the program through the configuration file.</w:t>
      </w:r>
    </w:p>
    <w:p w14:paraId="7AFF2375" w14:textId="77777777" w:rsidR="00C00385" w:rsidRPr="009E5C44" w:rsidRDefault="00C00385" w:rsidP="00C00385"/>
    <w:p w14:paraId="290038AA" w14:textId="77777777" w:rsidR="00C00385" w:rsidRPr="009E5C44" w:rsidRDefault="00C00385" w:rsidP="00C00385">
      <w:r w:rsidRPr="009E5C44">
        <w:tab/>
      </w:r>
      <w:r w:rsidRPr="009E5C44">
        <w:rPr>
          <w:b/>
          <w:color w:val="FF0000"/>
          <w:u w:val="single"/>
          <w:lang w:eastAsia="en-US"/>
        </w:rPr>
        <w:t>Important!</w:t>
      </w:r>
    </w:p>
    <w:p w14:paraId="088AA0A9" w14:textId="77777777" w:rsidR="00C00385" w:rsidRPr="009E5C44" w:rsidRDefault="00C00385" w:rsidP="00C00385">
      <w:pPr>
        <w:ind w:left="720"/>
      </w:pPr>
      <w:r w:rsidRPr="009E5C44">
        <w:t>The input file must be called “</w:t>
      </w:r>
      <w:r w:rsidRPr="0073228B">
        <w:rPr>
          <w:rFonts w:ascii="Courier New" w:hAnsi="Courier New" w:cs="Courier New"/>
        </w:rPr>
        <w:t>BTLSin.txt</w:t>
      </w:r>
      <w:r w:rsidRPr="009E5C44">
        <w:t xml:space="preserve">” and it must be in the </w:t>
      </w:r>
      <w:r w:rsidR="0073228B">
        <w:t>working folder</w:t>
      </w:r>
      <w:r w:rsidRPr="009E5C44">
        <w:t>.</w:t>
      </w:r>
    </w:p>
    <w:p w14:paraId="49423123" w14:textId="77777777" w:rsidR="00C00385" w:rsidRPr="009E5C44" w:rsidRDefault="00C00385" w:rsidP="00C00385"/>
    <w:p w14:paraId="0B63D8F8" w14:textId="77777777" w:rsidR="00C00385" w:rsidRPr="009E5C44" w:rsidRDefault="00C00385" w:rsidP="00C00385">
      <w:r w:rsidRPr="009E5C44">
        <w:t>An example input file is shown next, and each input line explained following.</w:t>
      </w:r>
    </w:p>
    <w:p w14:paraId="10875FFD" w14:textId="77777777" w:rsidR="00C00385" w:rsidRPr="009E5C44" w:rsidRDefault="00C00385" w:rsidP="00C0038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594"/>
        <w:gridCol w:w="9035"/>
      </w:tblGrid>
      <w:tr w:rsidR="00C00385" w:rsidRPr="002A51EF" w14:paraId="0D7183A4" w14:textId="77777777" w:rsidTr="002A51EF">
        <w:tc>
          <w:tcPr>
            <w:tcW w:w="595" w:type="dxa"/>
            <w:shd w:val="clear" w:color="auto" w:fill="auto"/>
          </w:tcPr>
          <w:p w14:paraId="347A21BC"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Line</w:t>
            </w:r>
          </w:p>
        </w:tc>
        <w:tc>
          <w:tcPr>
            <w:tcW w:w="9100" w:type="dxa"/>
            <w:shd w:val="clear" w:color="auto" w:fill="auto"/>
          </w:tcPr>
          <w:p w14:paraId="4C6D054F" w14:textId="77777777" w:rsidR="00C00385" w:rsidRPr="002A51EF" w:rsidRDefault="00C00385" w:rsidP="00D71FEC">
            <w:pPr>
              <w:spacing w:line="240" w:lineRule="auto"/>
              <w:jc w:val="left"/>
              <w:rPr>
                <w:rFonts w:ascii="Courier New" w:hAnsi="Courier New" w:cs="Courier New"/>
                <w:sz w:val="18"/>
                <w:szCs w:val="18"/>
                <w:lang w:eastAsia="en-US"/>
              </w:rPr>
            </w:pPr>
            <w:r w:rsidRPr="002A51EF">
              <w:rPr>
                <w:rFonts w:ascii="Courier New" w:hAnsi="Courier New" w:cs="Courier New"/>
                <w:sz w:val="18"/>
                <w:szCs w:val="18"/>
                <w:lang w:eastAsia="en-US"/>
              </w:rPr>
              <w:t>BTLSin.txt</w:t>
            </w:r>
          </w:p>
        </w:tc>
      </w:tr>
      <w:tr w:rsidR="00C00385" w:rsidRPr="002A51EF" w14:paraId="36BC7B75" w14:textId="77777777" w:rsidTr="002A51EF">
        <w:tc>
          <w:tcPr>
            <w:tcW w:w="595" w:type="dxa"/>
            <w:shd w:val="clear" w:color="auto" w:fill="auto"/>
          </w:tcPr>
          <w:p w14:paraId="56D3D92F" w14:textId="77777777" w:rsidR="00C00385" w:rsidRPr="002A51EF" w:rsidRDefault="00C00385" w:rsidP="00D71FEC">
            <w:pPr>
              <w:spacing w:line="240" w:lineRule="auto"/>
              <w:jc w:val="center"/>
              <w:rPr>
                <w:rFonts w:ascii="Courier New" w:hAnsi="Courier New" w:cs="Courier New"/>
                <w:sz w:val="18"/>
                <w:szCs w:val="18"/>
                <w:lang w:eastAsia="en-US"/>
              </w:rPr>
            </w:pPr>
          </w:p>
          <w:p w14:paraId="183FB92B" w14:textId="77777777" w:rsidR="00C00385" w:rsidRPr="002A51EF" w:rsidRDefault="00C00385" w:rsidP="00D71FEC">
            <w:pPr>
              <w:spacing w:line="240" w:lineRule="auto"/>
              <w:jc w:val="center"/>
              <w:rPr>
                <w:rFonts w:ascii="Courier New" w:hAnsi="Courier New" w:cs="Courier New"/>
                <w:sz w:val="18"/>
                <w:szCs w:val="18"/>
                <w:lang w:eastAsia="en-US"/>
              </w:rPr>
            </w:pPr>
          </w:p>
          <w:p w14:paraId="5FAF58F9" w14:textId="77777777" w:rsidR="00C00385" w:rsidRPr="002A51EF" w:rsidRDefault="00C00385" w:rsidP="00D71FEC">
            <w:pPr>
              <w:spacing w:line="240" w:lineRule="auto"/>
              <w:jc w:val="center"/>
              <w:rPr>
                <w:rFonts w:ascii="Courier New" w:hAnsi="Courier New" w:cs="Courier New"/>
                <w:sz w:val="18"/>
                <w:szCs w:val="18"/>
                <w:lang w:eastAsia="en-US"/>
              </w:rPr>
            </w:pPr>
          </w:p>
          <w:p w14:paraId="64F524B1" w14:textId="77777777" w:rsidR="00C00385" w:rsidRPr="002A51EF" w:rsidRDefault="00C00385" w:rsidP="00D71FEC">
            <w:pPr>
              <w:spacing w:line="240" w:lineRule="auto"/>
              <w:jc w:val="center"/>
              <w:rPr>
                <w:rFonts w:ascii="Courier New" w:hAnsi="Courier New" w:cs="Courier New"/>
                <w:sz w:val="18"/>
                <w:szCs w:val="18"/>
                <w:lang w:eastAsia="en-US"/>
              </w:rPr>
            </w:pPr>
          </w:p>
          <w:p w14:paraId="2B8D8B25" w14:textId="77777777" w:rsidR="00C00385" w:rsidRPr="002A51EF" w:rsidRDefault="00C00385" w:rsidP="00D71FEC">
            <w:pPr>
              <w:spacing w:line="240" w:lineRule="auto"/>
              <w:jc w:val="center"/>
              <w:rPr>
                <w:rFonts w:ascii="Courier New" w:hAnsi="Courier New" w:cs="Courier New"/>
                <w:sz w:val="18"/>
                <w:szCs w:val="18"/>
                <w:lang w:eastAsia="en-US"/>
              </w:rPr>
            </w:pPr>
          </w:p>
          <w:p w14:paraId="701FD30B" w14:textId="77777777" w:rsidR="002A51EF" w:rsidRPr="002A51EF" w:rsidRDefault="002A51EF" w:rsidP="00D71FEC">
            <w:pPr>
              <w:spacing w:line="240" w:lineRule="auto"/>
              <w:jc w:val="center"/>
              <w:rPr>
                <w:rFonts w:ascii="Courier New" w:hAnsi="Courier New" w:cs="Courier New"/>
                <w:sz w:val="18"/>
                <w:szCs w:val="18"/>
                <w:lang w:eastAsia="en-US"/>
              </w:rPr>
            </w:pPr>
          </w:p>
          <w:p w14:paraId="0FF04D94" w14:textId="77777777" w:rsidR="002A51EF" w:rsidRPr="002A51EF" w:rsidRDefault="002A51EF" w:rsidP="00D71FEC">
            <w:pPr>
              <w:spacing w:line="240" w:lineRule="auto"/>
              <w:jc w:val="center"/>
              <w:rPr>
                <w:rFonts w:ascii="Courier New" w:hAnsi="Courier New" w:cs="Courier New"/>
                <w:sz w:val="18"/>
                <w:szCs w:val="18"/>
                <w:lang w:eastAsia="en-US"/>
              </w:rPr>
            </w:pPr>
          </w:p>
          <w:p w14:paraId="10DCCE8E" w14:textId="77777777" w:rsidR="002A51EF" w:rsidRPr="002A51EF" w:rsidRDefault="002A51EF" w:rsidP="00D71FEC">
            <w:pPr>
              <w:spacing w:line="240" w:lineRule="auto"/>
              <w:jc w:val="center"/>
              <w:rPr>
                <w:rFonts w:ascii="Courier New" w:hAnsi="Courier New" w:cs="Courier New"/>
                <w:sz w:val="18"/>
                <w:szCs w:val="18"/>
                <w:lang w:eastAsia="en-US"/>
              </w:rPr>
            </w:pPr>
          </w:p>
          <w:p w14:paraId="01ECE260" w14:textId="77777777" w:rsidR="002A51EF" w:rsidRPr="002A51EF" w:rsidRDefault="002A51EF" w:rsidP="00D71FEC">
            <w:pPr>
              <w:spacing w:line="240" w:lineRule="auto"/>
              <w:jc w:val="center"/>
              <w:rPr>
                <w:rFonts w:ascii="Courier New" w:hAnsi="Courier New" w:cs="Courier New"/>
                <w:sz w:val="18"/>
                <w:szCs w:val="18"/>
                <w:lang w:eastAsia="en-US"/>
              </w:rPr>
            </w:pPr>
          </w:p>
          <w:p w14:paraId="77B5269B"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w:t>
            </w:r>
          </w:p>
          <w:p w14:paraId="7B970F2E" w14:textId="77777777" w:rsidR="00C00385" w:rsidRPr="002A51EF" w:rsidRDefault="00C00385" w:rsidP="00D71FEC">
            <w:pPr>
              <w:spacing w:line="240" w:lineRule="auto"/>
              <w:jc w:val="center"/>
              <w:rPr>
                <w:rFonts w:ascii="Courier New" w:hAnsi="Courier New" w:cs="Courier New"/>
                <w:sz w:val="18"/>
                <w:szCs w:val="18"/>
                <w:lang w:eastAsia="en-US"/>
              </w:rPr>
            </w:pPr>
          </w:p>
          <w:p w14:paraId="6D2E46D4" w14:textId="77777777" w:rsidR="00C00385" w:rsidRPr="002A51EF" w:rsidRDefault="00C00385" w:rsidP="00D71FEC">
            <w:pPr>
              <w:spacing w:line="240" w:lineRule="auto"/>
              <w:jc w:val="center"/>
              <w:rPr>
                <w:rFonts w:ascii="Courier New" w:hAnsi="Courier New" w:cs="Courier New"/>
                <w:sz w:val="18"/>
                <w:szCs w:val="18"/>
                <w:lang w:eastAsia="en-US"/>
              </w:rPr>
            </w:pPr>
          </w:p>
          <w:p w14:paraId="23601B3E" w14:textId="77777777" w:rsidR="00C00385" w:rsidRPr="002A51EF" w:rsidRDefault="00C00385" w:rsidP="00D71FEC">
            <w:pPr>
              <w:spacing w:line="240" w:lineRule="auto"/>
              <w:jc w:val="center"/>
              <w:rPr>
                <w:rFonts w:ascii="Courier New" w:hAnsi="Courier New" w:cs="Courier New"/>
                <w:sz w:val="18"/>
                <w:szCs w:val="18"/>
                <w:lang w:eastAsia="en-US"/>
              </w:rPr>
            </w:pPr>
          </w:p>
          <w:p w14:paraId="3901E67A" w14:textId="77777777" w:rsidR="00C00385" w:rsidRPr="002A51EF" w:rsidRDefault="00C00385" w:rsidP="00D71FEC">
            <w:pPr>
              <w:spacing w:line="240" w:lineRule="auto"/>
              <w:jc w:val="center"/>
              <w:rPr>
                <w:rFonts w:ascii="Courier New" w:hAnsi="Courier New" w:cs="Courier New"/>
                <w:sz w:val="18"/>
                <w:szCs w:val="18"/>
                <w:lang w:eastAsia="en-US"/>
              </w:rPr>
            </w:pPr>
          </w:p>
          <w:p w14:paraId="18F39EB4"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w:t>
            </w:r>
          </w:p>
          <w:p w14:paraId="551C24B3" w14:textId="77777777" w:rsidR="00C00385" w:rsidRPr="002A51EF" w:rsidRDefault="00C00385" w:rsidP="00D71FEC">
            <w:pPr>
              <w:spacing w:line="240" w:lineRule="auto"/>
              <w:jc w:val="center"/>
              <w:rPr>
                <w:rFonts w:ascii="Courier New" w:hAnsi="Courier New" w:cs="Courier New"/>
                <w:sz w:val="18"/>
                <w:szCs w:val="18"/>
                <w:lang w:eastAsia="en-US"/>
              </w:rPr>
            </w:pPr>
          </w:p>
          <w:p w14:paraId="33B8C18B"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3</w:t>
            </w:r>
          </w:p>
          <w:p w14:paraId="51E5B528" w14:textId="77777777" w:rsidR="00C00385" w:rsidRPr="002A51EF" w:rsidRDefault="00C00385" w:rsidP="00D71FEC">
            <w:pPr>
              <w:spacing w:line="240" w:lineRule="auto"/>
              <w:jc w:val="center"/>
              <w:rPr>
                <w:rFonts w:ascii="Courier New" w:hAnsi="Courier New" w:cs="Courier New"/>
                <w:sz w:val="18"/>
                <w:szCs w:val="18"/>
                <w:lang w:eastAsia="en-US"/>
              </w:rPr>
            </w:pPr>
          </w:p>
          <w:p w14:paraId="74639A31"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4</w:t>
            </w:r>
          </w:p>
          <w:p w14:paraId="2C1F41C3" w14:textId="77777777" w:rsidR="00C00385" w:rsidRPr="002A51EF" w:rsidRDefault="00C00385" w:rsidP="00D71FEC">
            <w:pPr>
              <w:spacing w:line="240" w:lineRule="auto"/>
              <w:jc w:val="center"/>
              <w:rPr>
                <w:rFonts w:ascii="Courier New" w:hAnsi="Courier New" w:cs="Courier New"/>
                <w:sz w:val="18"/>
                <w:szCs w:val="18"/>
                <w:lang w:eastAsia="en-US"/>
              </w:rPr>
            </w:pPr>
          </w:p>
          <w:p w14:paraId="462AA856"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5</w:t>
            </w:r>
          </w:p>
          <w:p w14:paraId="6D88C48E" w14:textId="77777777" w:rsidR="00C00385" w:rsidRPr="002A51EF" w:rsidRDefault="00C00385" w:rsidP="00D71FEC">
            <w:pPr>
              <w:spacing w:line="240" w:lineRule="auto"/>
              <w:jc w:val="center"/>
              <w:rPr>
                <w:rFonts w:ascii="Courier New" w:hAnsi="Courier New" w:cs="Courier New"/>
                <w:sz w:val="18"/>
                <w:szCs w:val="18"/>
                <w:lang w:eastAsia="en-US"/>
              </w:rPr>
            </w:pPr>
          </w:p>
          <w:p w14:paraId="32E96935" w14:textId="77777777" w:rsidR="00FA0B0E" w:rsidRDefault="00FA0B0E" w:rsidP="00D71FEC">
            <w:pPr>
              <w:spacing w:line="240" w:lineRule="auto"/>
              <w:jc w:val="center"/>
              <w:rPr>
                <w:rFonts w:ascii="Courier New" w:hAnsi="Courier New" w:cs="Courier New"/>
                <w:sz w:val="18"/>
                <w:szCs w:val="18"/>
                <w:lang w:eastAsia="en-US"/>
              </w:rPr>
            </w:pPr>
          </w:p>
          <w:p w14:paraId="3F75E634" w14:textId="77777777" w:rsidR="00FA0B0E" w:rsidRDefault="00FA0B0E" w:rsidP="00D71FEC">
            <w:pPr>
              <w:spacing w:line="240" w:lineRule="auto"/>
              <w:jc w:val="center"/>
              <w:rPr>
                <w:rFonts w:ascii="Courier New" w:hAnsi="Courier New" w:cs="Courier New"/>
                <w:sz w:val="18"/>
                <w:szCs w:val="18"/>
                <w:lang w:eastAsia="en-US"/>
              </w:rPr>
            </w:pPr>
          </w:p>
          <w:p w14:paraId="290D2B7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6</w:t>
            </w:r>
          </w:p>
          <w:p w14:paraId="79492E26" w14:textId="77777777" w:rsidR="00C00385" w:rsidRPr="002A51EF" w:rsidRDefault="00C00385" w:rsidP="00D71FEC">
            <w:pPr>
              <w:spacing w:line="240" w:lineRule="auto"/>
              <w:jc w:val="center"/>
              <w:rPr>
                <w:rFonts w:ascii="Courier New" w:hAnsi="Courier New" w:cs="Courier New"/>
                <w:sz w:val="18"/>
                <w:szCs w:val="18"/>
                <w:lang w:eastAsia="en-US"/>
              </w:rPr>
            </w:pPr>
          </w:p>
          <w:p w14:paraId="077C514F"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7</w:t>
            </w:r>
          </w:p>
          <w:p w14:paraId="4747ED96" w14:textId="77777777" w:rsidR="00C00385" w:rsidRPr="002A51EF" w:rsidRDefault="00C00385" w:rsidP="00D71FEC">
            <w:pPr>
              <w:spacing w:line="240" w:lineRule="auto"/>
              <w:jc w:val="center"/>
              <w:rPr>
                <w:rFonts w:ascii="Courier New" w:hAnsi="Courier New" w:cs="Courier New"/>
                <w:sz w:val="18"/>
                <w:szCs w:val="18"/>
                <w:lang w:eastAsia="en-US"/>
              </w:rPr>
            </w:pPr>
          </w:p>
          <w:p w14:paraId="2D725B9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8</w:t>
            </w:r>
          </w:p>
          <w:p w14:paraId="172FE634" w14:textId="77777777" w:rsidR="00C00385" w:rsidRPr="002A51EF" w:rsidRDefault="00C00385" w:rsidP="00D71FEC">
            <w:pPr>
              <w:spacing w:line="240" w:lineRule="auto"/>
              <w:jc w:val="center"/>
              <w:rPr>
                <w:rFonts w:ascii="Courier New" w:hAnsi="Courier New" w:cs="Courier New"/>
                <w:sz w:val="18"/>
                <w:szCs w:val="18"/>
                <w:lang w:eastAsia="en-US"/>
              </w:rPr>
            </w:pPr>
          </w:p>
          <w:p w14:paraId="239F1D8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9</w:t>
            </w:r>
          </w:p>
          <w:p w14:paraId="2A3C8635" w14:textId="77777777" w:rsidR="00C00385" w:rsidRPr="002A51EF" w:rsidRDefault="00C00385" w:rsidP="00D71FEC">
            <w:pPr>
              <w:spacing w:line="240" w:lineRule="auto"/>
              <w:jc w:val="center"/>
              <w:rPr>
                <w:rFonts w:ascii="Courier New" w:hAnsi="Courier New" w:cs="Courier New"/>
                <w:sz w:val="18"/>
                <w:szCs w:val="18"/>
                <w:lang w:eastAsia="en-US"/>
              </w:rPr>
            </w:pPr>
          </w:p>
          <w:p w14:paraId="6EF561A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10</w:t>
            </w:r>
          </w:p>
          <w:p w14:paraId="56AFA7DE" w14:textId="77777777" w:rsidR="00C00385" w:rsidRPr="002A51EF" w:rsidRDefault="00C00385" w:rsidP="00D71FEC">
            <w:pPr>
              <w:spacing w:line="240" w:lineRule="auto"/>
              <w:jc w:val="center"/>
              <w:rPr>
                <w:rFonts w:ascii="Courier New" w:hAnsi="Courier New" w:cs="Courier New"/>
                <w:sz w:val="18"/>
                <w:szCs w:val="18"/>
                <w:lang w:eastAsia="en-US"/>
              </w:rPr>
            </w:pPr>
          </w:p>
          <w:p w14:paraId="2BC7E104" w14:textId="77777777" w:rsidR="00FA0B0E" w:rsidRDefault="00FA0B0E" w:rsidP="00D71FEC">
            <w:pPr>
              <w:spacing w:line="240" w:lineRule="auto"/>
              <w:jc w:val="center"/>
              <w:rPr>
                <w:rFonts w:ascii="Courier New" w:hAnsi="Courier New" w:cs="Courier New"/>
                <w:sz w:val="18"/>
                <w:szCs w:val="18"/>
                <w:lang w:eastAsia="en-US"/>
              </w:rPr>
            </w:pPr>
          </w:p>
          <w:p w14:paraId="2E10297A" w14:textId="77777777" w:rsidR="00FA0B0E" w:rsidRDefault="00FA0B0E" w:rsidP="00D71FEC">
            <w:pPr>
              <w:spacing w:line="240" w:lineRule="auto"/>
              <w:jc w:val="center"/>
              <w:rPr>
                <w:rFonts w:ascii="Courier New" w:hAnsi="Courier New" w:cs="Courier New"/>
                <w:sz w:val="18"/>
                <w:szCs w:val="18"/>
                <w:lang w:eastAsia="en-US"/>
              </w:rPr>
            </w:pPr>
          </w:p>
          <w:p w14:paraId="3D13EAB0" w14:textId="77777777" w:rsidR="00FA0B0E" w:rsidRDefault="00FA0B0E" w:rsidP="00D71FEC">
            <w:pPr>
              <w:spacing w:line="240" w:lineRule="auto"/>
              <w:jc w:val="center"/>
              <w:rPr>
                <w:rFonts w:ascii="Courier New" w:hAnsi="Courier New" w:cs="Courier New"/>
                <w:sz w:val="18"/>
                <w:szCs w:val="18"/>
                <w:lang w:eastAsia="en-US"/>
              </w:rPr>
            </w:pPr>
          </w:p>
          <w:p w14:paraId="401F32B6"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11</w:t>
            </w:r>
          </w:p>
          <w:p w14:paraId="07E9429E" w14:textId="77777777" w:rsidR="00C00385" w:rsidRPr="002A51EF" w:rsidRDefault="00C00385" w:rsidP="00D71FEC">
            <w:pPr>
              <w:spacing w:line="240" w:lineRule="auto"/>
              <w:jc w:val="center"/>
              <w:rPr>
                <w:rFonts w:ascii="Courier New" w:hAnsi="Courier New" w:cs="Courier New"/>
                <w:sz w:val="18"/>
                <w:szCs w:val="18"/>
                <w:lang w:eastAsia="en-US"/>
              </w:rPr>
            </w:pPr>
          </w:p>
          <w:p w14:paraId="1AAD5A5A"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12</w:t>
            </w:r>
          </w:p>
          <w:p w14:paraId="076FF5F5" w14:textId="77777777" w:rsidR="00C00385" w:rsidRPr="002A51EF" w:rsidRDefault="00C00385" w:rsidP="00D71FEC">
            <w:pPr>
              <w:spacing w:line="240" w:lineRule="auto"/>
              <w:jc w:val="center"/>
              <w:rPr>
                <w:rFonts w:ascii="Courier New" w:hAnsi="Courier New" w:cs="Courier New"/>
                <w:sz w:val="18"/>
                <w:szCs w:val="18"/>
                <w:lang w:eastAsia="en-US"/>
              </w:rPr>
            </w:pPr>
          </w:p>
          <w:p w14:paraId="6D3B6183"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13</w:t>
            </w:r>
          </w:p>
          <w:p w14:paraId="1A18D08F" w14:textId="77777777" w:rsidR="00C00385" w:rsidRPr="002A51EF" w:rsidRDefault="00C00385" w:rsidP="00D71FEC">
            <w:pPr>
              <w:spacing w:line="240" w:lineRule="auto"/>
              <w:jc w:val="center"/>
              <w:rPr>
                <w:rFonts w:ascii="Courier New" w:hAnsi="Courier New" w:cs="Courier New"/>
                <w:sz w:val="18"/>
                <w:szCs w:val="18"/>
                <w:lang w:eastAsia="en-US"/>
              </w:rPr>
            </w:pPr>
          </w:p>
          <w:p w14:paraId="4505BC11"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14</w:t>
            </w:r>
          </w:p>
          <w:p w14:paraId="080CA1E9" w14:textId="77777777" w:rsidR="00C00385" w:rsidRPr="002A51EF" w:rsidRDefault="00C00385" w:rsidP="00D71FEC">
            <w:pPr>
              <w:spacing w:line="240" w:lineRule="auto"/>
              <w:jc w:val="center"/>
              <w:rPr>
                <w:rFonts w:ascii="Courier New" w:hAnsi="Courier New" w:cs="Courier New"/>
                <w:sz w:val="18"/>
                <w:szCs w:val="18"/>
                <w:lang w:eastAsia="en-US"/>
              </w:rPr>
            </w:pPr>
          </w:p>
          <w:p w14:paraId="67AC10E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lastRenderedPageBreak/>
              <w:t>15</w:t>
            </w:r>
          </w:p>
          <w:p w14:paraId="4F125785" w14:textId="77777777" w:rsidR="00C00385" w:rsidRPr="002A51EF" w:rsidRDefault="00C00385" w:rsidP="00D71FEC">
            <w:pPr>
              <w:spacing w:line="240" w:lineRule="auto"/>
              <w:jc w:val="center"/>
              <w:rPr>
                <w:rFonts w:ascii="Courier New" w:hAnsi="Courier New" w:cs="Courier New"/>
                <w:sz w:val="18"/>
                <w:szCs w:val="18"/>
                <w:lang w:eastAsia="en-US"/>
              </w:rPr>
            </w:pPr>
          </w:p>
          <w:p w14:paraId="0DB47A16" w14:textId="77777777" w:rsidR="00FA0B0E" w:rsidRDefault="00FA0B0E" w:rsidP="00D71FEC">
            <w:pPr>
              <w:spacing w:line="240" w:lineRule="auto"/>
              <w:jc w:val="center"/>
              <w:rPr>
                <w:rFonts w:ascii="Courier New" w:hAnsi="Courier New" w:cs="Courier New"/>
                <w:sz w:val="18"/>
                <w:szCs w:val="18"/>
                <w:lang w:eastAsia="en-US"/>
              </w:rPr>
            </w:pPr>
          </w:p>
          <w:p w14:paraId="5FBC5FA1" w14:textId="77777777" w:rsidR="00FA0B0E" w:rsidRDefault="00FA0B0E" w:rsidP="00D71FEC">
            <w:pPr>
              <w:spacing w:line="240" w:lineRule="auto"/>
              <w:jc w:val="center"/>
              <w:rPr>
                <w:rFonts w:ascii="Courier New" w:hAnsi="Courier New" w:cs="Courier New"/>
                <w:sz w:val="18"/>
                <w:szCs w:val="18"/>
                <w:lang w:eastAsia="en-US"/>
              </w:rPr>
            </w:pPr>
          </w:p>
          <w:p w14:paraId="58AD81D2" w14:textId="77777777" w:rsidR="00FA0B0E" w:rsidRDefault="00FA0B0E" w:rsidP="00D71FEC">
            <w:pPr>
              <w:spacing w:line="240" w:lineRule="auto"/>
              <w:jc w:val="center"/>
              <w:rPr>
                <w:rFonts w:ascii="Courier New" w:hAnsi="Courier New" w:cs="Courier New"/>
                <w:sz w:val="18"/>
                <w:szCs w:val="18"/>
                <w:lang w:eastAsia="en-US"/>
              </w:rPr>
            </w:pPr>
          </w:p>
          <w:p w14:paraId="135A496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16</w:t>
            </w:r>
          </w:p>
          <w:p w14:paraId="09BFC945" w14:textId="77777777" w:rsidR="00C00385" w:rsidRPr="002A51EF" w:rsidRDefault="00C00385" w:rsidP="00D71FEC">
            <w:pPr>
              <w:spacing w:line="240" w:lineRule="auto"/>
              <w:jc w:val="center"/>
              <w:rPr>
                <w:rFonts w:ascii="Courier New" w:hAnsi="Courier New" w:cs="Courier New"/>
                <w:sz w:val="18"/>
                <w:szCs w:val="18"/>
                <w:lang w:eastAsia="en-US"/>
              </w:rPr>
            </w:pPr>
          </w:p>
          <w:p w14:paraId="1D991A69"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17</w:t>
            </w:r>
          </w:p>
          <w:p w14:paraId="1596E66B" w14:textId="77777777" w:rsidR="00C00385" w:rsidRPr="002A51EF" w:rsidRDefault="00C00385" w:rsidP="00D71FEC">
            <w:pPr>
              <w:spacing w:line="240" w:lineRule="auto"/>
              <w:jc w:val="center"/>
              <w:rPr>
                <w:rFonts w:ascii="Courier New" w:hAnsi="Courier New" w:cs="Courier New"/>
                <w:sz w:val="18"/>
                <w:szCs w:val="18"/>
                <w:lang w:eastAsia="en-US"/>
              </w:rPr>
            </w:pPr>
          </w:p>
          <w:p w14:paraId="59125A2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18</w:t>
            </w:r>
          </w:p>
          <w:p w14:paraId="30198EB8" w14:textId="77777777" w:rsidR="00C00385" w:rsidRPr="002A51EF" w:rsidRDefault="00C00385" w:rsidP="00D71FEC">
            <w:pPr>
              <w:spacing w:line="240" w:lineRule="auto"/>
              <w:jc w:val="center"/>
              <w:rPr>
                <w:rFonts w:ascii="Courier New" w:hAnsi="Courier New" w:cs="Courier New"/>
                <w:sz w:val="18"/>
                <w:szCs w:val="18"/>
                <w:lang w:eastAsia="en-US"/>
              </w:rPr>
            </w:pPr>
          </w:p>
          <w:p w14:paraId="5F84E8AE"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19</w:t>
            </w:r>
          </w:p>
          <w:p w14:paraId="08DF5220" w14:textId="77777777" w:rsidR="00C00385" w:rsidRPr="002A51EF" w:rsidRDefault="00C00385" w:rsidP="00D71FEC">
            <w:pPr>
              <w:spacing w:line="240" w:lineRule="auto"/>
              <w:jc w:val="center"/>
              <w:rPr>
                <w:rFonts w:ascii="Courier New" w:hAnsi="Courier New" w:cs="Courier New"/>
                <w:sz w:val="18"/>
                <w:szCs w:val="18"/>
                <w:lang w:eastAsia="en-US"/>
              </w:rPr>
            </w:pPr>
          </w:p>
          <w:p w14:paraId="7A5E5336"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20</w:t>
            </w:r>
          </w:p>
          <w:p w14:paraId="0FAB4AA9" w14:textId="77777777" w:rsidR="00C00385" w:rsidRPr="002A51EF" w:rsidRDefault="00C00385" w:rsidP="00D71FEC">
            <w:pPr>
              <w:spacing w:line="240" w:lineRule="auto"/>
              <w:jc w:val="center"/>
              <w:rPr>
                <w:rFonts w:ascii="Courier New" w:hAnsi="Courier New" w:cs="Courier New"/>
                <w:sz w:val="18"/>
                <w:szCs w:val="18"/>
                <w:lang w:eastAsia="en-US"/>
              </w:rPr>
            </w:pPr>
          </w:p>
          <w:p w14:paraId="395BFB9A" w14:textId="77777777" w:rsidR="00FA0B0E" w:rsidRDefault="00FA0B0E" w:rsidP="00D71FEC">
            <w:pPr>
              <w:spacing w:line="240" w:lineRule="auto"/>
              <w:jc w:val="center"/>
              <w:rPr>
                <w:rFonts w:ascii="Courier New" w:hAnsi="Courier New" w:cs="Courier New"/>
                <w:sz w:val="18"/>
                <w:szCs w:val="18"/>
                <w:lang w:eastAsia="en-US"/>
              </w:rPr>
            </w:pPr>
          </w:p>
          <w:p w14:paraId="18D0245B" w14:textId="77777777" w:rsidR="00FA0B0E" w:rsidRDefault="00FA0B0E" w:rsidP="00D71FEC">
            <w:pPr>
              <w:spacing w:line="240" w:lineRule="auto"/>
              <w:jc w:val="center"/>
              <w:rPr>
                <w:rFonts w:ascii="Courier New" w:hAnsi="Courier New" w:cs="Courier New"/>
                <w:sz w:val="18"/>
                <w:szCs w:val="18"/>
                <w:lang w:eastAsia="en-US"/>
              </w:rPr>
            </w:pPr>
          </w:p>
          <w:p w14:paraId="040F6FA2" w14:textId="77777777" w:rsidR="00FA0B0E" w:rsidRDefault="00FA0B0E" w:rsidP="00D71FEC">
            <w:pPr>
              <w:spacing w:line="240" w:lineRule="auto"/>
              <w:jc w:val="center"/>
              <w:rPr>
                <w:rFonts w:ascii="Courier New" w:hAnsi="Courier New" w:cs="Courier New"/>
                <w:sz w:val="18"/>
                <w:szCs w:val="18"/>
                <w:lang w:eastAsia="en-US"/>
              </w:rPr>
            </w:pPr>
          </w:p>
          <w:p w14:paraId="5F3A52A5" w14:textId="77777777" w:rsidR="00FA0B0E" w:rsidRDefault="00FA0B0E" w:rsidP="00D71FEC">
            <w:pPr>
              <w:spacing w:line="240" w:lineRule="auto"/>
              <w:jc w:val="center"/>
              <w:rPr>
                <w:rFonts w:ascii="Courier New" w:hAnsi="Courier New" w:cs="Courier New"/>
                <w:sz w:val="18"/>
                <w:szCs w:val="18"/>
                <w:lang w:eastAsia="en-US"/>
              </w:rPr>
            </w:pPr>
          </w:p>
          <w:p w14:paraId="5B817801" w14:textId="77777777" w:rsidR="00FA0B0E" w:rsidRDefault="00FA0B0E" w:rsidP="00D71FEC">
            <w:pPr>
              <w:spacing w:line="240" w:lineRule="auto"/>
              <w:jc w:val="center"/>
              <w:rPr>
                <w:rFonts w:ascii="Courier New" w:hAnsi="Courier New" w:cs="Courier New"/>
                <w:sz w:val="18"/>
                <w:szCs w:val="18"/>
                <w:lang w:eastAsia="en-US"/>
              </w:rPr>
            </w:pPr>
          </w:p>
          <w:p w14:paraId="10E5A611" w14:textId="77777777" w:rsidR="00FA0B0E" w:rsidRDefault="00FA0B0E" w:rsidP="00D71FEC">
            <w:pPr>
              <w:spacing w:line="240" w:lineRule="auto"/>
              <w:jc w:val="center"/>
              <w:rPr>
                <w:rFonts w:ascii="Courier New" w:hAnsi="Courier New" w:cs="Courier New"/>
                <w:sz w:val="18"/>
                <w:szCs w:val="18"/>
                <w:lang w:eastAsia="en-US"/>
              </w:rPr>
            </w:pPr>
          </w:p>
          <w:p w14:paraId="55209CA3" w14:textId="77777777" w:rsidR="00FA0B0E" w:rsidRDefault="00FA0B0E" w:rsidP="00D71FEC">
            <w:pPr>
              <w:spacing w:line="240" w:lineRule="auto"/>
              <w:jc w:val="center"/>
              <w:rPr>
                <w:rFonts w:ascii="Courier New" w:hAnsi="Courier New" w:cs="Courier New"/>
                <w:sz w:val="18"/>
                <w:szCs w:val="18"/>
                <w:lang w:eastAsia="en-US"/>
              </w:rPr>
            </w:pPr>
          </w:p>
          <w:p w14:paraId="5F25F779" w14:textId="77777777" w:rsidR="00FA0B0E" w:rsidRDefault="00FA0B0E" w:rsidP="00D71FEC">
            <w:pPr>
              <w:spacing w:line="240" w:lineRule="auto"/>
              <w:jc w:val="center"/>
              <w:rPr>
                <w:rFonts w:ascii="Courier New" w:hAnsi="Courier New" w:cs="Courier New"/>
                <w:sz w:val="18"/>
                <w:szCs w:val="18"/>
                <w:lang w:eastAsia="en-US"/>
              </w:rPr>
            </w:pPr>
          </w:p>
          <w:p w14:paraId="4E93CA21"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21</w:t>
            </w:r>
          </w:p>
          <w:p w14:paraId="16BE206B" w14:textId="77777777" w:rsidR="00C00385" w:rsidRPr="002A51EF" w:rsidRDefault="00C00385" w:rsidP="00D71FEC">
            <w:pPr>
              <w:spacing w:line="240" w:lineRule="auto"/>
              <w:jc w:val="center"/>
              <w:rPr>
                <w:rFonts w:ascii="Courier New" w:hAnsi="Courier New" w:cs="Courier New"/>
                <w:sz w:val="18"/>
                <w:szCs w:val="18"/>
                <w:lang w:eastAsia="en-US"/>
              </w:rPr>
            </w:pPr>
          </w:p>
          <w:p w14:paraId="16EE66D7"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22</w:t>
            </w:r>
          </w:p>
          <w:p w14:paraId="52EC01E6" w14:textId="77777777" w:rsidR="00C00385" w:rsidRPr="002A51EF" w:rsidRDefault="00C00385" w:rsidP="00D71FEC">
            <w:pPr>
              <w:spacing w:line="240" w:lineRule="auto"/>
              <w:jc w:val="center"/>
              <w:rPr>
                <w:rFonts w:ascii="Courier New" w:hAnsi="Courier New" w:cs="Courier New"/>
                <w:sz w:val="18"/>
                <w:szCs w:val="18"/>
                <w:lang w:eastAsia="en-US"/>
              </w:rPr>
            </w:pPr>
          </w:p>
          <w:p w14:paraId="4311AC72"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23</w:t>
            </w:r>
          </w:p>
          <w:p w14:paraId="18116DBA" w14:textId="77777777" w:rsidR="00C00385" w:rsidRPr="002A51EF" w:rsidRDefault="00C00385" w:rsidP="00D71FEC">
            <w:pPr>
              <w:spacing w:line="240" w:lineRule="auto"/>
              <w:jc w:val="center"/>
              <w:rPr>
                <w:rFonts w:ascii="Courier New" w:hAnsi="Courier New" w:cs="Courier New"/>
                <w:sz w:val="18"/>
                <w:szCs w:val="18"/>
                <w:lang w:eastAsia="en-US"/>
              </w:rPr>
            </w:pPr>
          </w:p>
          <w:p w14:paraId="6FAB4A04"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24</w:t>
            </w:r>
          </w:p>
          <w:p w14:paraId="1943664E" w14:textId="77777777" w:rsidR="00C00385" w:rsidRPr="002A51EF" w:rsidRDefault="00C00385" w:rsidP="00D71FEC">
            <w:pPr>
              <w:spacing w:line="240" w:lineRule="auto"/>
              <w:jc w:val="center"/>
              <w:rPr>
                <w:rFonts w:ascii="Courier New" w:hAnsi="Courier New" w:cs="Courier New"/>
                <w:sz w:val="18"/>
                <w:szCs w:val="18"/>
                <w:lang w:eastAsia="en-US"/>
              </w:rPr>
            </w:pPr>
          </w:p>
          <w:p w14:paraId="49B872B6" w14:textId="77777777" w:rsidR="00FA0B0E" w:rsidRDefault="00FA0B0E" w:rsidP="00D71FEC">
            <w:pPr>
              <w:spacing w:line="240" w:lineRule="auto"/>
              <w:jc w:val="center"/>
              <w:rPr>
                <w:rFonts w:ascii="Courier New" w:hAnsi="Courier New" w:cs="Courier New"/>
                <w:sz w:val="18"/>
                <w:szCs w:val="18"/>
                <w:lang w:eastAsia="en-US"/>
              </w:rPr>
            </w:pPr>
          </w:p>
          <w:p w14:paraId="441588AF" w14:textId="77777777" w:rsidR="00FA0B0E" w:rsidRDefault="00FA0B0E" w:rsidP="00D71FEC">
            <w:pPr>
              <w:spacing w:line="240" w:lineRule="auto"/>
              <w:jc w:val="center"/>
              <w:rPr>
                <w:rFonts w:ascii="Courier New" w:hAnsi="Courier New" w:cs="Courier New"/>
                <w:sz w:val="18"/>
                <w:szCs w:val="18"/>
                <w:lang w:eastAsia="en-US"/>
              </w:rPr>
            </w:pPr>
          </w:p>
          <w:p w14:paraId="09296FE1" w14:textId="77777777" w:rsidR="00FA0B0E" w:rsidRDefault="00FA0B0E" w:rsidP="00D71FEC">
            <w:pPr>
              <w:spacing w:line="240" w:lineRule="auto"/>
              <w:jc w:val="center"/>
              <w:rPr>
                <w:rFonts w:ascii="Courier New" w:hAnsi="Courier New" w:cs="Courier New"/>
                <w:sz w:val="18"/>
                <w:szCs w:val="18"/>
                <w:lang w:eastAsia="en-US"/>
              </w:rPr>
            </w:pPr>
          </w:p>
          <w:p w14:paraId="15B5B719" w14:textId="77777777" w:rsidR="00FA0B0E" w:rsidRDefault="00FA0B0E" w:rsidP="00D71FEC">
            <w:pPr>
              <w:spacing w:line="240" w:lineRule="auto"/>
              <w:jc w:val="center"/>
              <w:rPr>
                <w:rFonts w:ascii="Courier New" w:hAnsi="Courier New" w:cs="Courier New"/>
                <w:sz w:val="18"/>
                <w:szCs w:val="18"/>
                <w:lang w:eastAsia="en-US"/>
              </w:rPr>
            </w:pPr>
          </w:p>
          <w:p w14:paraId="773E01EF"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25</w:t>
            </w:r>
          </w:p>
          <w:p w14:paraId="20DD3572" w14:textId="77777777" w:rsidR="000B56BF" w:rsidRDefault="000B56BF" w:rsidP="00FA0B0E">
            <w:pPr>
              <w:spacing w:line="240" w:lineRule="auto"/>
              <w:rPr>
                <w:rFonts w:ascii="Courier New" w:hAnsi="Courier New" w:cs="Courier New"/>
                <w:sz w:val="18"/>
                <w:szCs w:val="18"/>
                <w:lang w:eastAsia="en-US"/>
              </w:rPr>
            </w:pPr>
          </w:p>
          <w:p w14:paraId="6158278F"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26</w:t>
            </w:r>
          </w:p>
          <w:p w14:paraId="0DF28E4A" w14:textId="77777777" w:rsidR="00C00385" w:rsidRPr="002A51EF" w:rsidRDefault="00C00385" w:rsidP="00D71FEC">
            <w:pPr>
              <w:spacing w:line="240" w:lineRule="auto"/>
              <w:jc w:val="center"/>
              <w:rPr>
                <w:rFonts w:ascii="Courier New" w:hAnsi="Courier New" w:cs="Courier New"/>
                <w:sz w:val="18"/>
                <w:szCs w:val="18"/>
                <w:lang w:eastAsia="en-US"/>
              </w:rPr>
            </w:pPr>
          </w:p>
          <w:p w14:paraId="2D497198" w14:textId="77777777" w:rsidR="00C00385" w:rsidRPr="002A51EF"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27</w:t>
            </w:r>
          </w:p>
          <w:p w14:paraId="75979D59" w14:textId="77777777" w:rsidR="00C00385" w:rsidRPr="002A51EF" w:rsidRDefault="00C00385" w:rsidP="00D71FEC">
            <w:pPr>
              <w:spacing w:line="240" w:lineRule="auto"/>
              <w:jc w:val="center"/>
              <w:rPr>
                <w:rFonts w:ascii="Courier New" w:hAnsi="Courier New" w:cs="Courier New"/>
                <w:sz w:val="18"/>
                <w:szCs w:val="18"/>
                <w:lang w:eastAsia="en-US"/>
              </w:rPr>
            </w:pPr>
          </w:p>
          <w:p w14:paraId="547C43F6" w14:textId="77777777" w:rsidR="00C00385" w:rsidRDefault="00C00385" w:rsidP="00D71FEC">
            <w:pPr>
              <w:spacing w:line="240" w:lineRule="auto"/>
              <w:jc w:val="center"/>
              <w:rPr>
                <w:rFonts w:ascii="Courier New" w:hAnsi="Courier New" w:cs="Courier New"/>
                <w:sz w:val="18"/>
                <w:szCs w:val="18"/>
                <w:lang w:eastAsia="en-US"/>
              </w:rPr>
            </w:pPr>
            <w:r w:rsidRPr="002A51EF">
              <w:rPr>
                <w:rFonts w:ascii="Courier New" w:hAnsi="Courier New" w:cs="Courier New"/>
                <w:sz w:val="18"/>
                <w:szCs w:val="18"/>
                <w:lang w:eastAsia="en-US"/>
              </w:rPr>
              <w:t>28</w:t>
            </w:r>
          </w:p>
          <w:p w14:paraId="3E480C1C" w14:textId="77777777" w:rsidR="002A51EF" w:rsidRDefault="002A51EF" w:rsidP="00D71FEC">
            <w:pPr>
              <w:spacing w:line="240" w:lineRule="auto"/>
              <w:jc w:val="center"/>
              <w:rPr>
                <w:rFonts w:ascii="Courier New" w:hAnsi="Courier New" w:cs="Courier New"/>
                <w:sz w:val="18"/>
                <w:szCs w:val="18"/>
                <w:lang w:eastAsia="en-US"/>
              </w:rPr>
            </w:pPr>
          </w:p>
          <w:p w14:paraId="6D055C8B" w14:textId="77777777" w:rsidR="002A51EF" w:rsidRP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29</w:t>
            </w:r>
          </w:p>
          <w:p w14:paraId="01BC408D" w14:textId="77777777" w:rsidR="00C00385" w:rsidRDefault="00C00385" w:rsidP="00D71FEC">
            <w:pPr>
              <w:spacing w:line="240" w:lineRule="auto"/>
              <w:jc w:val="center"/>
              <w:rPr>
                <w:rFonts w:ascii="Courier New" w:hAnsi="Courier New" w:cs="Courier New"/>
                <w:sz w:val="18"/>
                <w:szCs w:val="18"/>
                <w:lang w:eastAsia="en-US"/>
              </w:rPr>
            </w:pPr>
          </w:p>
          <w:p w14:paraId="2E052509" w14:textId="77777777" w:rsidR="00F81A6F" w:rsidRDefault="00F81A6F" w:rsidP="00D71FEC">
            <w:pPr>
              <w:spacing w:line="240" w:lineRule="auto"/>
              <w:jc w:val="center"/>
              <w:rPr>
                <w:rFonts w:ascii="Courier New" w:hAnsi="Courier New" w:cs="Courier New"/>
                <w:sz w:val="18"/>
                <w:szCs w:val="18"/>
                <w:lang w:eastAsia="en-US"/>
              </w:rPr>
            </w:pPr>
          </w:p>
          <w:p w14:paraId="166A8C83" w14:textId="77777777" w:rsidR="00F81A6F" w:rsidRDefault="00F81A6F" w:rsidP="00D71FEC">
            <w:pPr>
              <w:spacing w:line="240" w:lineRule="auto"/>
              <w:jc w:val="center"/>
              <w:rPr>
                <w:rFonts w:ascii="Courier New" w:hAnsi="Courier New" w:cs="Courier New"/>
                <w:sz w:val="18"/>
                <w:szCs w:val="18"/>
                <w:lang w:eastAsia="en-US"/>
              </w:rPr>
            </w:pPr>
          </w:p>
          <w:p w14:paraId="109D3796" w14:textId="77777777" w:rsidR="00F81A6F" w:rsidRDefault="00F81A6F" w:rsidP="00D71FEC">
            <w:pPr>
              <w:spacing w:line="240" w:lineRule="auto"/>
              <w:jc w:val="center"/>
              <w:rPr>
                <w:rFonts w:ascii="Courier New" w:hAnsi="Courier New" w:cs="Courier New"/>
                <w:sz w:val="18"/>
                <w:szCs w:val="18"/>
                <w:lang w:eastAsia="en-US"/>
              </w:rPr>
            </w:pPr>
          </w:p>
          <w:p w14:paraId="7A6A3F98"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30</w:t>
            </w:r>
          </w:p>
          <w:p w14:paraId="59169CB5" w14:textId="77777777" w:rsidR="000B56BF" w:rsidRDefault="000B56BF" w:rsidP="00D71FEC">
            <w:pPr>
              <w:spacing w:line="240" w:lineRule="auto"/>
              <w:jc w:val="center"/>
              <w:rPr>
                <w:rFonts w:ascii="Courier New" w:hAnsi="Courier New" w:cs="Courier New"/>
                <w:sz w:val="18"/>
                <w:szCs w:val="18"/>
                <w:lang w:eastAsia="en-US"/>
              </w:rPr>
            </w:pPr>
          </w:p>
          <w:p w14:paraId="5386BA92"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31</w:t>
            </w:r>
          </w:p>
          <w:p w14:paraId="72B065AD" w14:textId="77777777" w:rsidR="002A51EF" w:rsidRDefault="002A51EF" w:rsidP="00D71FEC">
            <w:pPr>
              <w:spacing w:line="240" w:lineRule="auto"/>
              <w:jc w:val="center"/>
              <w:rPr>
                <w:rFonts w:ascii="Courier New" w:hAnsi="Courier New" w:cs="Courier New"/>
                <w:sz w:val="18"/>
                <w:szCs w:val="18"/>
                <w:lang w:eastAsia="en-US"/>
              </w:rPr>
            </w:pPr>
          </w:p>
          <w:p w14:paraId="74399A9A"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32</w:t>
            </w:r>
          </w:p>
          <w:p w14:paraId="60ECF06B" w14:textId="77777777" w:rsidR="002A51EF" w:rsidRDefault="002A51EF" w:rsidP="00D71FEC">
            <w:pPr>
              <w:spacing w:line="240" w:lineRule="auto"/>
              <w:jc w:val="center"/>
              <w:rPr>
                <w:rFonts w:ascii="Courier New" w:hAnsi="Courier New" w:cs="Courier New"/>
                <w:sz w:val="18"/>
                <w:szCs w:val="18"/>
                <w:lang w:eastAsia="en-US"/>
              </w:rPr>
            </w:pPr>
          </w:p>
          <w:p w14:paraId="7CD0170D"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3</w:t>
            </w:r>
          </w:p>
          <w:p w14:paraId="56115A49" w14:textId="77777777" w:rsidR="002A51EF" w:rsidRDefault="002A51EF" w:rsidP="00D71FEC">
            <w:pPr>
              <w:spacing w:line="240" w:lineRule="auto"/>
              <w:jc w:val="center"/>
              <w:rPr>
                <w:rFonts w:ascii="Courier New" w:hAnsi="Courier New" w:cs="Courier New"/>
                <w:sz w:val="18"/>
                <w:szCs w:val="18"/>
                <w:lang w:eastAsia="en-US"/>
              </w:rPr>
            </w:pPr>
          </w:p>
          <w:p w14:paraId="72C1996E"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34</w:t>
            </w:r>
          </w:p>
          <w:p w14:paraId="0827F4EB" w14:textId="77777777" w:rsidR="002A51EF" w:rsidRDefault="002A51EF" w:rsidP="00D71FEC">
            <w:pPr>
              <w:spacing w:line="240" w:lineRule="auto"/>
              <w:jc w:val="center"/>
              <w:rPr>
                <w:rFonts w:ascii="Courier New" w:hAnsi="Courier New" w:cs="Courier New"/>
                <w:sz w:val="18"/>
                <w:szCs w:val="18"/>
                <w:lang w:eastAsia="en-US"/>
              </w:rPr>
            </w:pPr>
          </w:p>
          <w:p w14:paraId="7FEB9AD5"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35</w:t>
            </w:r>
          </w:p>
          <w:p w14:paraId="0C9FD7D1" w14:textId="77777777" w:rsidR="002A51EF" w:rsidRDefault="002A51EF" w:rsidP="00D71FEC">
            <w:pPr>
              <w:spacing w:line="240" w:lineRule="auto"/>
              <w:jc w:val="center"/>
              <w:rPr>
                <w:rFonts w:ascii="Courier New" w:hAnsi="Courier New" w:cs="Courier New"/>
                <w:sz w:val="18"/>
                <w:szCs w:val="18"/>
                <w:lang w:eastAsia="en-US"/>
              </w:rPr>
            </w:pPr>
          </w:p>
          <w:p w14:paraId="6B2718E8"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36</w:t>
            </w:r>
          </w:p>
          <w:p w14:paraId="55F36E05" w14:textId="77777777" w:rsidR="002A51EF" w:rsidRDefault="002A51EF" w:rsidP="00D71FEC">
            <w:pPr>
              <w:spacing w:line="240" w:lineRule="auto"/>
              <w:jc w:val="center"/>
              <w:rPr>
                <w:rFonts w:ascii="Courier New" w:hAnsi="Courier New" w:cs="Courier New"/>
                <w:sz w:val="18"/>
                <w:szCs w:val="18"/>
                <w:lang w:eastAsia="en-US"/>
              </w:rPr>
            </w:pPr>
          </w:p>
          <w:p w14:paraId="76D0ABD3" w14:textId="77777777" w:rsidR="00F81A6F" w:rsidRDefault="00F81A6F" w:rsidP="00D71FEC">
            <w:pPr>
              <w:spacing w:line="240" w:lineRule="auto"/>
              <w:jc w:val="center"/>
              <w:rPr>
                <w:rFonts w:ascii="Courier New" w:hAnsi="Courier New" w:cs="Courier New"/>
                <w:sz w:val="18"/>
                <w:szCs w:val="18"/>
                <w:lang w:eastAsia="en-US"/>
              </w:rPr>
            </w:pPr>
          </w:p>
          <w:p w14:paraId="3E5CC114" w14:textId="77777777" w:rsidR="00F81A6F" w:rsidRDefault="00F81A6F" w:rsidP="00D71FEC">
            <w:pPr>
              <w:spacing w:line="240" w:lineRule="auto"/>
              <w:jc w:val="center"/>
              <w:rPr>
                <w:rFonts w:ascii="Courier New" w:hAnsi="Courier New" w:cs="Courier New"/>
                <w:sz w:val="18"/>
                <w:szCs w:val="18"/>
                <w:lang w:eastAsia="en-US"/>
              </w:rPr>
            </w:pPr>
          </w:p>
          <w:p w14:paraId="0767E6D3" w14:textId="77777777" w:rsidR="00F81A6F" w:rsidRDefault="00F81A6F" w:rsidP="00D71FEC">
            <w:pPr>
              <w:spacing w:line="240" w:lineRule="auto"/>
              <w:jc w:val="center"/>
              <w:rPr>
                <w:rFonts w:ascii="Courier New" w:hAnsi="Courier New" w:cs="Courier New"/>
                <w:sz w:val="18"/>
                <w:szCs w:val="18"/>
                <w:lang w:eastAsia="en-US"/>
              </w:rPr>
            </w:pPr>
          </w:p>
          <w:p w14:paraId="380ED5DD"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w:t>
            </w:r>
            <w:r w:rsidR="00212E25">
              <w:rPr>
                <w:rFonts w:ascii="Courier New" w:hAnsi="Courier New" w:cs="Courier New"/>
                <w:sz w:val="18"/>
                <w:szCs w:val="18"/>
                <w:lang w:eastAsia="en-US"/>
              </w:rPr>
              <w:t>7</w:t>
            </w:r>
          </w:p>
          <w:p w14:paraId="2C2F5561" w14:textId="77777777" w:rsidR="000B56BF" w:rsidRDefault="000B56BF" w:rsidP="00D71FEC">
            <w:pPr>
              <w:spacing w:line="240" w:lineRule="auto"/>
              <w:jc w:val="center"/>
              <w:rPr>
                <w:rFonts w:ascii="Courier New" w:hAnsi="Courier New" w:cs="Courier New"/>
                <w:sz w:val="18"/>
                <w:szCs w:val="18"/>
                <w:lang w:eastAsia="en-US"/>
              </w:rPr>
            </w:pPr>
          </w:p>
          <w:p w14:paraId="2EEB38C4"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38</w:t>
            </w:r>
          </w:p>
          <w:p w14:paraId="10ED7878" w14:textId="77777777" w:rsidR="002A51EF" w:rsidRDefault="002A51EF" w:rsidP="00D71FEC">
            <w:pPr>
              <w:spacing w:line="240" w:lineRule="auto"/>
              <w:jc w:val="center"/>
              <w:rPr>
                <w:rFonts w:ascii="Courier New" w:hAnsi="Courier New" w:cs="Courier New"/>
                <w:sz w:val="18"/>
                <w:szCs w:val="18"/>
                <w:lang w:eastAsia="en-US"/>
              </w:rPr>
            </w:pPr>
          </w:p>
          <w:p w14:paraId="01334F17"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39</w:t>
            </w:r>
          </w:p>
          <w:p w14:paraId="286DE160" w14:textId="77777777" w:rsidR="002A51EF" w:rsidRDefault="002A51EF" w:rsidP="00D71FEC">
            <w:pPr>
              <w:spacing w:line="240" w:lineRule="auto"/>
              <w:jc w:val="center"/>
              <w:rPr>
                <w:rFonts w:ascii="Courier New" w:hAnsi="Courier New" w:cs="Courier New"/>
                <w:sz w:val="18"/>
                <w:szCs w:val="18"/>
                <w:lang w:eastAsia="en-US"/>
              </w:rPr>
            </w:pPr>
          </w:p>
          <w:p w14:paraId="1A6BE650" w14:textId="77777777" w:rsidR="002A51EF" w:rsidRDefault="00212E25"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40</w:t>
            </w:r>
          </w:p>
          <w:p w14:paraId="386F4026" w14:textId="77777777" w:rsidR="002A51EF" w:rsidRDefault="002A51EF" w:rsidP="00D71FEC">
            <w:pPr>
              <w:spacing w:line="240" w:lineRule="auto"/>
              <w:jc w:val="center"/>
              <w:rPr>
                <w:rFonts w:ascii="Courier New" w:hAnsi="Courier New" w:cs="Courier New"/>
                <w:sz w:val="18"/>
                <w:szCs w:val="18"/>
                <w:lang w:eastAsia="en-US"/>
              </w:rPr>
            </w:pPr>
          </w:p>
          <w:p w14:paraId="1EFCD307" w14:textId="77777777" w:rsidR="002A51EF" w:rsidRDefault="002A51E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w:t>
            </w:r>
            <w:r w:rsidR="00212E25">
              <w:rPr>
                <w:rFonts w:ascii="Courier New" w:hAnsi="Courier New" w:cs="Courier New"/>
                <w:sz w:val="18"/>
                <w:szCs w:val="18"/>
                <w:lang w:eastAsia="en-US"/>
              </w:rPr>
              <w:t>1</w:t>
            </w:r>
          </w:p>
          <w:p w14:paraId="64386DD6" w14:textId="77777777" w:rsidR="000B56BF" w:rsidRDefault="000B56BF" w:rsidP="00D71FEC">
            <w:pPr>
              <w:spacing w:line="240" w:lineRule="auto"/>
              <w:jc w:val="center"/>
              <w:rPr>
                <w:rFonts w:ascii="Courier New" w:hAnsi="Courier New" w:cs="Courier New"/>
                <w:sz w:val="18"/>
                <w:szCs w:val="18"/>
                <w:lang w:eastAsia="en-US"/>
              </w:rPr>
            </w:pPr>
          </w:p>
          <w:p w14:paraId="63DA90B8"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42</w:t>
            </w:r>
          </w:p>
          <w:p w14:paraId="52EEC4D9" w14:textId="77777777" w:rsidR="000B56BF" w:rsidRDefault="000B56BF" w:rsidP="00D71FEC">
            <w:pPr>
              <w:spacing w:line="240" w:lineRule="auto"/>
              <w:jc w:val="center"/>
              <w:rPr>
                <w:rFonts w:ascii="Courier New" w:hAnsi="Courier New" w:cs="Courier New"/>
                <w:sz w:val="18"/>
                <w:szCs w:val="18"/>
                <w:lang w:eastAsia="en-US"/>
              </w:rPr>
            </w:pPr>
          </w:p>
          <w:p w14:paraId="2D02A927"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43</w:t>
            </w:r>
          </w:p>
          <w:p w14:paraId="5A1FFB5B" w14:textId="77777777" w:rsidR="000B56BF" w:rsidRDefault="000B56BF" w:rsidP="00D71FEC">
            <w:pPr>
              <w:spacing w:line="240" w:lineRule="auto"/>
              <w:jc w:val="center"/>
              <w:rPr>
                <w:rFonts w:ascii="Courier New" w:hAnsi="Courier New" w:cs="Courier New"/>
                <w:sz w:val="18"/>
                <w:szCs w:val="18"/>
                <w:lang w:eastAsia="en-US"/>
              </w:rPr>
            </w:pPr>
          </w:p>
          <w:p w14:paraId="17FAC91F" w14:textId="77777777" w:rsidR="00F81A6F" w:rsidRDefault="00F81A6F" w:rsidP="00D71FEC">
            <w:pPr>
              <w:spacing w:line="240" w:lineRule="auto"/>
              <w:jc w:val="center"/>
              <w:rPr>
                <w:rFonts w:ascii="Courier New" w:hAnsi="Courier New" w:cs="Courier New"/>
                <w:sz w:val="18"/>
                <w:szCs w:val="18"/>
                <w:lang w:eastAsia="en-US"/>
              </w:rPr>
            </w:pPr>
          </w:p>
          <w:p w14:paraId="0B0275CB" w14:textId="77777777" w:rsidR="00F81A6F" w:rsidRDefault="00F81A6F" w:rsidP="00D71FEC">
            <w:pPr>
              <w:spacing w:line="240" w:lineRule="auto"/>
              <w:jc w:val="center"/>
              <w:rPr>
                <w:rFonts w:ascii="Courier New" w:hAnsi="Courier New" w:cs="Courier New"/>
                <w:sz w:val="18"/>
                <w:szCs w:val="18"/>
                <w:lang w:eastAsia="en-US"/>
              </w:rPr>
            </w:pPr>
          </w:p>
          <w:p w14:paraId="786DA3D1" w14:textId="77777777" w:rsidR="00F81A6F" w:rsidRDefault="00F81A6F" w:rsidP="00D71FEC">
            <w:pPr>
              <w:spacing w:line="240" w:lineRule="auto"/>
              <w:jc w:val="center"/>
              <w:rPr>
                <w:rFonts w:ascii="Courier New" w:hAnsi="Courier New" w:cs="Courier New"/>
                <w:sz w:val="18"/>
                <w:szCs w:val="18"/>
                <w:lang w:eastAsia="en-US"/>
              </w:rPr>
            </w:pPr>
          </w:p>
          <w:p w14:paraId="2132762C"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44</w:t>
            </w:r>
          </w:p>
          <w:p w14:paraId="27EC4988" w14:textId="77777777" w:rsidR="000B56BF" w:rsidRDefault="000B56BF" w:rsidP="00D71FEC">
            <w:pPr>
              <w:spacing w:line="240" w:lineRule="auto"/>
              <w:jc w:val="center"/>
              <w:rPr>
                <w:rFonts w:ascii="Courier New" w:hAnsi="Courier New" w:cs="Courier New"/>
                <w:sz w:val="18"/>
                <w:szCs w:val="18"/>
                <w:lang w:eastAsia="en-US"/>
              </w:rPr>
            </w:pPr>
          </w:p>
          <w:p w14:paraId="2ECDAE30"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45</w:t>
            </w:r>
          </w:p>
          <w:p w14:paraId="23A041BA" w14:textId="77777777" w:rsidR="000B56BF" w:rsidRDefault="000B56BF" w:rsidP="00D71FEC">
            <w:pPr>
              <w:spacing w:line="240" w:lineRule="auto"/>
              <w:jc w:val="center"/>
              <w:rPr>
                <w:rFonts w:ascii="Courier New" w:hAnsi="Courier New" w:cs="Courier New"/>
                <w:sz w:val="18"/>
                <w:szCs w:val="18"/>
                <w:lang w:eastAsia="en-US"/>
              </w:rPr>
            </w:pPr>
          </w:p>
          <w:p w14:paraId="560651B0"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46</w:t>
            </w:r>
          </w:p>
          <w:p w14:paraId="4B78B3F7" w14:textId="77777777" w:rsidR="000B56BF" w:rsidRDefault="000B56BF" w:rsidP="00D71FEC">
            <w:pPr>
              <w:spacing w:line="240" w:lineRule="auto"/>
              <w:jc w:val="center"/>
              <w:rPr>
                <w:rFonts w:ascii="Courier New" w:hAnsi="Courier New" w:cs="Courier New"/>
                <w:sz w:val="18"/>
                <w:szCs w:val="18"/>
                <w:lang w:eastAsia="en-US"/>
              </w:rPr>
            </w:pPr>
          </w:p>
          <w:p w14:paraId="709CDB33"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47</w:t>
            </w:r>
          </w:p>
          <w:p w14:paraId="4C9236E0" w14:textId="77777777" w:rsidR="000B56BF" w:rsidRDefault="000B56BF" w:rsidP="00D71FEC">
            <w:pPr>
              <w:spacing w:line="240" w:lineRule="auto"/>
              <w:jc w:val="center"/>
              <w:rPr>
                <w:rFonts w:ascii="Courier New" w:hAnsi="Courier New" w:cs="Courier New"/>
                <w:sz w:val="18"/>
                <w:szCs w:val="18"/>
                <w:lang w:eastAsia="en-US"/>
              </w:rPr>
            </w:pPr>
          </w:p>
          <w:p w14:paraId="20501940" w14:textId="77777777" w:rsidR="000B56BF" w:rsidRDefault="000B56BF" w:rsidP="00D71FEC">
            <w:pPr>
              <w:spacing w:line="240" w:lineRule="auto"/>
              <w:jc w:val="center"/>
              <w:rPr>
                <w:rFonts w:ascii="Courier New" w:hAnsi="Courier New" w:cs="Courier New"/>
                <w:sz w:val="18"/>
                <w:szCs w:val="18"/>
                <w:lang w:eastAsia="en-US"/>
              </w:rPr>
            </w:pPr>
            <w:r>
              <w:rPr>
                <w:rFonts w:ascii="Courier New" w:hAnsi="Courier New" w:cs="Courier New"/>
                <w:sz w:val="18"/>
                <w:szCs w:val="18"/>
                <w:lang w:eastAsia="en-US"/>
              </w:rPr>
              <w:t>48</w:t>
            </w:r>
          </w:p>
          <w:p w14:paraId="3BE578FA" w14:textId="77777777" w:rsidR="000B56BF" w:rsidRDefault="000B56BF" w:rsidP="00D71FEC">
            <w:pPr>
              <w:spacing w:line="240" w:lineRule="auto"/>
              <w:jc w:val="center"/>
              <w:rPr>
                <w:rFonts w:ascii="Courier New" w:hAnsi="Courier New" w:cs="Courier New"/>
                <w:sz w:val="18"/>
                <w:szCs w:val="18"/>
                <w:lang w:eastAsia="en-US"/>
              </w:rPr>
            </w:pPr>
          </w:p>
          <w:p w14:paraId="6D5EE8A8" w14:textId="77777777" w:rsidR="000B56BF" w:rsidRPr="002A51EF" w:rsidRDefault="000B56BF" w:rsidP="00D71FEC">
            <w:pPr>
              <w:spacing w:line="240" w:lineRule="auto"/>
              <w:jc w:val="center"/>
              <w:rPr>
                <w:rFonts w:ascii="Courier New" w:hAnsi="Courier New" w:cs="Courier New"/>
                <w:sz w:val="18"/>
                <w:szCs w:val="18"/>
                <w:lang w:eastAsia="en-US"/>
              </w:rPr>
            </w:pPr>
          </w:p>
        </w:tc>
        <w:tc>
          <w:tcPr>
            <w:tcW w:w="9100" w:type="dxa"/>
            <w:shd w:val="clear" w:color="auto" w:fill="auto"/>
          </w:tcPr>
          <w:p w14:paraId="6D106D1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t>
            </w:r>
          </w:p>
          <w:p w14:paraId="2A34FE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START OF BRIDGE TRAFFIC LOAD SIMULATION INPUT</w:t>
            </w:r>
          </w:p>
          <w:p w14:paraId="4E1C8E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89BF35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1D27FC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37C0FB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INPUT SPECIFICATIONS ***</w:t>
            </w:r>
          </w:p>
          <w:p w14:paraId="1972C77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635A71E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1FD1613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Program Mode (1 - Gen &amp; Sim, 2 - Gen, 3 - Read &amp; Sim)</w:t>
            </w:r>
          </w:p>
          <w:p w14:paraId="3E8A9BA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6682ED8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7DF17E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GENERATION PARAMETERS</w:t>
            </w:r>
          </w:p>
          <w:p w14:paraId="54A5CEA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77F63B5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 of days of traffic simulation:</w:t>
            </w:r>
          </w:p>
          <w:p w14:paraId="3C4FE59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2</w:t>
            </w:r>
          </w:p>
          <w:p w14:paraId="6028332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Location of Traffic folders</w:t>
            </w:r>
          </w:p>
          <w:p w14:paraId="013FB38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C:\Traffic\</w:t>
            </w:r>
            <w:r w:rsidR="0053509C">
              <w:rPr>
                <w:rFonts w:ascii="Courier New" w:hAnsi="Courier New" w:cs="Courier New"/>
                <w:sz w:val="18"/>
                <w:szCs w:val="18"/>
                <w:lang w:eastAsia="en-US"/>
              </w:rPr>
              <w:t>Auxerre\</w:t>
            </w:r>
          </w:p>
          <w:p w14:paraId="03D69FF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Default truck track width (cm)</w:t>
            </w:r>
          </w:p>
          <w:p w14:paraId="5BC314A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190.0</w:t>
            </w:r>
          </w:p>
          <w:p w14:paraId="65FD2FA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Standard deviation of eccentricity in lane (cm) (about 20 cm usually)</w:t>
            </w:r>
          </w:p>
          <w:p w14:paraId="3D1A35D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318F817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Headway model to be used:</w:t>
            </w:r>
          </w:p>
          <w:p w14:paraId="6965C92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(0 - Auxerre NHM, 5 - Congestion (w/ or w/out cars), 6 - free-flow, cars included)</w:t>
            </w:r>
          </w:p>
          <w:p w14:paraId="00E3D09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3EC5F36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Lane and flow definition file:</w:t>
            </w:r>
          </w:p>
          <w:p w14:paraId="4B17288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LaneFlowData.csv</w:t>
            </w:r>
          </w:p>
          <w:p w14:paraId="527BC41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Nominal congested spacing, front to back (m):</w:t>
            </w:r>
          </w:p>
          <w:p w14:paraId="711EDE3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5</w:t>
            </w:r>
          </w:p>
          <w:p w14:paraId="48404D8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speed (km/h):</w:t>
            </w:r>
          </w:p>
          <w:p w14:paraId="65EB3AF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30</w:t>
            </w:r>
          </w:p>
          <w:p w14:paraId="0C42DAE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Congested gaps coefficient of variation:</w:t>
            </w:r>
          </w:p>
          <w:p w14:paraId="7BD54F7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0.05</w:t>
            </w:r>
          </w:p>
          <w:p w14:paraId="4157AB1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B4B067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PARAMETERS</w:t>
            </w:r>
          </w:p>
          <w:p w14:paraId="6844DCA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4D1B41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Traffic input file to be analysed:</w:t>
            </w:r>
          </w:p>
          <w:p w14:paraId="6BF6530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BTLSvehicles_in.txt</w:t>
            </w:r>
          </w:p>
          <w:p w14:paraId="63DD409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xml:space="preserve">// Traffic input file format (CASTOR - 1, </w:t>
            </w:r>
            <w:proofErr w:type="spellStart"/>
            <w:r w:rsidRPr="00F044C0">
              <w:rPr>
                <w:rFonts w:ascii="Courier New" w:hAnsi="Courier New" w:cs="Courier New"/>
                <w:sz w:val="18"/>
                <w:szCs w:val="18"/>
                <w:lang w:eastAsia="en-US"/>
              </w:rPr>
              <w:t>BeDIT</w:t>
            </w:r>
            <w:proofErr w:type="spellEnd"/>
            <w:r w:rsidRPr="00F044C0">
              <w:rPr>
                <w:rFonts w:ascii="Courier New" w:hAnsi="Courier New" w:cs="Courier New"/>
                <w:sz w:val="18"/>
                <w:szCs w:val="18"/>
                <w:lang w:eastAsia="en-US"/>
              </w:rPr>
              <w:t xml:space="preserve"> - 2, DITIS - 3):</w:t>
            </w:r>
          </w:p>
          <w:p w14:paraId="3A03A81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14:paraId="3955306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Impose constant speed on all vehicles (1 or 0):</w:t>
            </w:r>
          </w:p>
          <w:p w14:paraId="142EF7C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68E33EC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Use average speed of vehicles in file if constant speed imposed (1 or 0)</w:t>
            </w:r>
          </w:p>
          <w:p w14:paraId="70ECB48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43D5B2F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Constant speed of vehicles if not average used (km/h):</w:t>
            </w:r>
          </w:p>
          <w:p w14:paraId="7840BD7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80</w:t>
            </w:r>
          </w:p>
          <w:p w14:paraId="66B1A6D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859947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CALCULATION PARAMETERS</w:t>
            </w:r>
          </w:p>
          <w:p w14:paraId="2FA077D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A221CD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Bridge definition file:</w:t>
            </w:r>
          </w:p>
          <w:p w14:paraId="49B9449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IS_test_bridge.txt</w:t>
            </w:r>
          </w:p>
          <w:p w14:paraId="638A131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Line definition file:</w:t>
            </w:r>
          </w:p>
          <w:p w14:paraId="430AAA2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IS_test_DiscreteIL.txt</w:t>
            </w:r>
          </w:p>
          <w:p w14:paraId="0B2E636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Influence Surface definition file:</w:t>
            </w:r>
          </w:p>
          <w:p w14:paraId="0DA71F1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IS_test.csv</w:t>
            </w:r>
          </w:p>
          <w:p w14:paraId="5F6148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Time step (s):</w:t>
            </w:r>
          </w:p>
          <w:p w14:paraId="322F82A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0.1</w:t>
            </w:r>
          </w:p>
          <w:p w14:paraId="63B30E6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Minimum GVW for inclusion in calculations (t/10):</w:t>
            </w:r>
          </w:p>
          <w:p w14:paraId="673CCDA0" w14:textId="77777777" w:rsidR="00F044C0" w:rsidRPr="00F044C0" w:rsidRDefault="00FA0B0E" w:rsidP="00F044C0">
            <w:pPr>
              <w:spacing w:line="240" w:lineRule="auto"/>
              <w:jc w:val="left"/>
              <w:rPr>
                <w:rFonts w:ascii="Courier New" w:hAnsi="Courier New" w:cs="Courier New"/>
                <w:sz w:val="18"/>
                <w:szCs w:val="18"/>
                <w:lang w:eastAsia="en-US"/>
              </w:rPr>
            </w:pPr>
            <w:r>
              <w:rPr>
                <w:rFonts w:ascii="Courier New" w:hAnsi="Courier New" w:cs="Courier New"/>
                <w:sz w:val="18"/>
                <w:szCs w:val="18"/>
                <w:lang w:eastAsia="en-US"/>
              </w:rPr>
              <w:t>35</w:t>
            </w:r>
          </w:p>
          <w:p w14:paraId="22A95A2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55F45AA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A46229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 OUTPUT SPECIFICATIONS ***</w:t>
            </w:r>
          </w:p>
          <w:p w14:paraId="0FA8D81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B77964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15CD993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MISC. OUTPUT PARAMETERS</w:t>
            </w:r>
          </w:p>
          <w:p w14:paraId="0B7B578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15DA992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E31902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full time history - slow &amp; large file (1 or 0):</w:t>
            </w:r>
          </w:p>
          <w:p w14:paraId="4E7524F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7F17825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loading event value (1 or 0):</w:t>
            </w:r>
          </w:p>
          <w:p w14:paraId="43F17FA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22BA2CE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each event buffer size:</w:t>
            </w:r>
          </w:p>
          <w:p w14:paraId="5B59D64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207EA11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a fatigue event file (1 or 0)</w:t>
            </w:r>
          </w:p>
          <w:p w14:paraId="34F6986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7342090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761284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w:t>
            </w:r>
          </w:p>
          <w:p w14:paraId="755445B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3D03C10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(1 or 0)</w:t>
            </w:r>
          </w:p>
          <w:p w14:paraId="5411A02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WARNING: a large file may result in long-run simulations</w:t>
            </w:r>
          </w:p>
          <w:p w14:paraId="433909B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7E36E21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xml:space="preserve">// Traffic output file format (CASTOR - 1, </w:t>
            </w:r>
            <w:proofErr w:type="spellStart"/>
            <w:r w:rsidRPr="00F044C0">
              <w:rPr>
                <w:rFonts w:ascii="Courier New" w:hAnsi="Courier New" w:cs="Courier New"/>
                <w:sz w:val="18"/>
                <w:szCs w:val="18"/>
                <w:lang w:eastAsia="en-US"/>
              </w:rPr>
              <w:t>BeDIT</w:t>
            </w:r>
            <w:proofErr w:type="spellEnd"/>
            <w:r w:rsidRPr="00F044C0">
              <w:rPr>
                <w:rFonts w:ascii="Courier New" w:hAnsi="Courier New" w:cs="Courier New"/>
                <w:sz w:val="18"/>
                <w:szCs w:val="18"/>
                <w:lang w:eastAsia="en-US"/>
              </w:rPr>
              <w:t xml:space="preserve"> - 2, DITIS - 3):</w:t>
            </w:r>
          </w:p>
          <w:p w14:paraId="1A8C44B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w:t>
            </w:r>
          </w:p>
          <w:p w14:paraId="123477A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name</w:t>
            </w:r>
          </w:p>
          <w:p w14:paraId="01DECF0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BTLSvehicles.txt</w:t>
            </w:r>
          </w:p>
          <w:p w14:paraId="5BB83FF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Vehicle file buffer size</w:t>
            </w:r>
          </w:p>
          <w:p w14:paraId="4679CD9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49D08D1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vehicle file flow statistics (1 or 0)</w:t>
            </w:r>
          </w:p>
          <w:p w14:paraId="60C2966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2410095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1642287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MAXIMUM LOAD EFFECTS</w:t>
            </w:r>
          </w:p>
          <w:p w14:paraId="031828D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0E47DE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Block Max (overrides remaining params) (1 or 0)</w:t>
            </w:r>
          </w:p>
          <w:p w14:paraId="68BDE12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5774744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(days):</w:t>
            </w:r>
          </w:p>
          <w:p w14:paraId="299DCE7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2605883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Block size for maxima (seconds):</w:t>
            </w:r>
          </w:p>
          <w:p w14:paraId="3D4669B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51514D0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separated vehicle files (1 or 0):</w:t>
            </w:r>
          </w:p>
          <w:p w14:paraId="3704889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43F9DA0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summary files (1 or 0):</w:t>
            </w:r>
          </w:p>
          <w:p w14:paraId="632E4D6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025D5DB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Do and write block max mixed vehicle analysis (1 or 0):</w:t>
            </w:r>
          </w:p>
          <w:p w14:paraId="52E0E668"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18F41514"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block max buffer size:</w:t>
            </w:r>
          </w:p>
          <w:p w14:paraId="66D95CF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w:t>
            </w:r>
          </w:p>
          <w:p w14:paraId="3BD001CA"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35E1739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PEAKS OVER THRESHOLD LOAD EFFECTS</w:t>
            </w:r>
          </w:p>
          <w:p w14:paraId="251CD74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E7A993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POT (overrides remaining params) (1 or 0)</w:t>
            </w:r>
          </w:p>
          <w:p w14:paraId="2054296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57C4E8C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vehicle files (1 or 0):</w:t>
            </w:r>
          </w:p>
          <w:p w14:paraId="3823C389"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4F11280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lastRenderedPageBreak/>
              <w:t>// Write POT summary files (1 or 0):</w:t>
            </w:r>
          </w:p>
          <w:p w14:paraId="603A46EC"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36BFC18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counter files (1 or 0):</w:t>
            </w:r>
          </w:p>
          <w:p w14:paraId="756FF9D5"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63D05D8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size (days):</w:t>
            </w:r>
          </w:p>
          <w:p w14:paraId="4BA02B41"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5AA82D1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POT counter (seconds):</w:t>
            </w:r>
          </w:p>
          <w:p w14:paraId="00D681FB"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0</w:t>
            </w:r>
          </w:p>
          <w:p w14:paraId="40453D9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POT buffer size:</w:t>
            </w:r>
          </w:p>
          <w:p w14:paraId="3B59C28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7D8851B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71B4AF4D"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LOAD EFFECT STATISTICS OUTPUT</w:t>
            </w:r>
          </w:p>
          <w:p w14:paraId="3BB60FB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5284B05F"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Analyse for Statistics (overrides remaining params) (1 or 0)</w:t>
            </w:r>
          </w:p>
          <w:p w14:paraId="476F19C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0C3BFAE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cumulative statistics file (1 or 0)</w:t>
            </w:r>
          </w:p>
          <w:p w14:paraId="74141D3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42B1CFE0"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statistics at intervals files (1 or 0)</w:t>
            </w:r>
          </w:p>
          <w:p w14:paraId="3A8098D2"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w:t>
            </w:r>
          </w:p>
          <w:p w14:paraId="72737EF6"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Interval size for statistics output (seconds)</w:t>
            </w:r>
          </w:p>
          <w:p w14:paraId="53DA98E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3600</w:t>
            </w:r>
          </w:p>
          <w:p w14:paraId="0429BC2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Write interval statistics buffer size:</w:t>
            </w:r>
          </w:p>
          <w:p w14:paraId="5023E7E7"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10000</w:t>
            </w:r>
          </w:p>
          <w:p w14:paraId="0C846A8E"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w:t>
            </w:r>
          </w:p>
          <w:p w14:paraId="4EF870B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w:t>
            </w:r>
          </w:p>
          <w:p w14:paraId="2C0855D3" w14:textId="77777777" w:rsidR="00F044C0" w:rsidRPr="00F044C0" w:rsidRDefault="00F044C0" w:rsidP="00F044C0">
            <w:pPr>
              <w:spacing w:line="240" w:lineRule="auto"/>
              <w:jc w:val="left"/>
              <w:rPr>
                <w:rFonts w:ascii="Courier New" w:hAnsi="Courier New" w:cs="Courier New"/>
                <w:sz w:val="18"/>
                <w:szCs w:val="18"/>
                <w:lang w:eastAsia="en-US"/>
              </w:rPr>
            </w:pPr>
            <w:r w:rsidRPr="00F044C0">
              <w:rPr>
                <w:rFonts w:ascii="Courier New" w:hAnsi="Courier New" w:cs="Courier New"/>
                <w:sz w:val="18"/>
                <w:szCs w:val="18"/>
                <w:lang w:eastAsia="en-US"/>
              </w:rPr>
              <w:t>// END OF BRIDGE TRAFFIC LOAD SIMULATION INPUT</w:t>
            </w:r>
          </w:p>
          <w:p w14:paraId="56D14E7A" w14:textId="77777777" w:rsidR="00C00385" w:rsidRPr="002A51EF" w:rsidRDefault="00F044C0" w:rsidP="00F044C0">
            <w:pPr>
              <w:spacing w:line="240" w:lineRule="auto"/>
              <w:jc w:val="left"/>
              <w:rPr>
                <w:sz w:val="18"/>
                <w:szCs w:val="18"/>
                <w:lang w:eastAsia="en-US"/>
              </w:rPr>
            </w:pPr>
            <w:r w:rsidRPr="00F044C0">
              <w:rPr>
                <w:rFonts w:ascii="Courier New" w:hAnsi="Courier New" w:cs="Courier New"/>
                <w:sz w:val="18"/>
                <w:szCs w:val="18"/>
                <w:lang w:eastAsia="en-US"/>
              </w:rPr>
              <w:t>// ---------------------------------------------</w:t>
            </w:r>
          </w:p>
        </w:tc>
      </w:tr>
    </w:tbl>
    <w:p w14:paraId="77D908DF" w14:textId="77777777" w:rsidR="00C00385" w:rsidRPr="009E5C44" w:rsidRDefault="00C00385" w:rsidP="00C00385">
      <w:pPr>
        <w:rPr>
          <w:lang w:eastAsia="en-US"/>
        </w:rPr>
      </w:pPr>
    </w:p>
    <w:p w14:paraId="5C365D41" w14:textId="77777777" w:rsidR="00C00385" w:rsidRPr="009E5C44" w:rsidRDefault="00C00385" w:rsidP="00C00385">
      <w:pPr>
        <w:pStyle w:val="Heading4"/>
        <w:rPr>
          <w:lang w:eastAsia="en-US"/>
        </w:rPr>
      </w:pPr>
      <w:r w:rsidRPr="009E5C44">
        <w:rPr>
          <w:lang w:eastAsia="en-US"/>
        </w:rPr>
        <w:t>\\ Comments:</w:t>
      </w:r>
    </w:p>
    <w:p w14:paraId="2CA46566" w14:textId="77777777" w:rsidR="00C00385" w:rsidRPr="009E5C44" w:rsidRDefault="00C00385" w:rsidP="00C00385">
      <w:pPr>
        <w:rPr>
          <w:lang w:eastAsia="en-US"/>
        </w:rPr>
      </w:pPr>
      <w:r w:rsidRPr="009E5C44">
        <w:rPr>
          <w:lang w:eastAsia="en-US"/>
        </w:rPr>
        <w:t>The program reads all lines of the configuration file except those preceded with C++ style commenting: “\\”. The user is free to add further commenting to the file as they wish, once the order of the input variables is not altered.</w:t>
      </w:r>
    </w:p>
    <w:p w14:paraId="39D2CB47" w14:textId="77777777" w:rsidR="00C00385" w:rsidRPr="009E5C44" w:rsidRDefault="00C00385" w:rsidP="00C00385">
      <w:pPr>
        <w:rPr>
          <w:lang w:eastAsia="en-US"/>
        </w:rPr>
      </w:pPr>
    </w:p>
    <w:p w14:paraId="66CD38BC" w14:textId="77777777" w:rsidR="00C00385" w:rsidRPr="009E5C44" w:rsidRDefault="00C00385" w:rsidP="00C00385">
      <w:r w:rsidRPr="009E5C44">
        <w:tab/>
      </w:r>
      <w:r w:rsidRPr="009E5C44">
        <w:rPr>
          <w:b/>
          <w:color w:val="FF0000"/>
          <w:u w:val="single"/>
          <w:lang w:eastAsia="en-US"/>
        </w:rPr>
        <w:t>Important!</w:t>
      </w:r>
    </w:p>
    <w:p w14:paraId="6A066B3F" w14:textId="77777777" w:rsidR="00C00385" w:rsidRPr="009E5C44" w:rsidRDefault="00C00385" w:rsidP="00C00385">
      <w:pPr>
        <w:ind w:left="720"/>
      </w:pPr>
      <w:r w:rsidRPr="009E5C44">
        <w:t>Depending on the program mode, some inputs are redundant. However, they must still be specified as ‘placeholders’ to keep the order of inputs the same.</w:t>
      </w:r>
    </w:p>
    <w:p w14:paraId="134D3FC2" w14:textId="77777777" w:rsidR="00C00385" w:rsidRPr="009E5C44" w:rsidRDefault="00C00385" w:rsidP="00C00385">
      <w:pPr>
        <w:rPr>
          <w:lang w:eastAsia="en-US"/>
        </w:rPr>
      </w:pPr>
    </w:p>
    <w:p w14:paraId="1593B039" w14:textId="77777777" w:rsidR="00C00385" w:rsidRPr="009E5C44" w:rsidRDefault="00C00385" w:rsidP="00C00385">
      <w:pPr>
        <w:pStyle w:val="Heading4"/>
        <w:rPr>
          <w:lang w:eastAsia="en-US"/>
        </w:rPr>
      </w:pPr>
      <w:r w:rsidRPr="009E5C44">
        <w:rPr>
          <w:lang w:eastAsia="en-US"/>
        </w:rPr>
        <w:t>Line 1:</w:t>
      </w:r>
    </w:p>
    <w:p w14:paraId="5DDC3DC4" w14:textId="77777777" w:rsidR="00C00385" w:rsidRPr="009E5C44" w:rsidRDefault="00C00385" w:rsidP="00C00385">
      <w:pPr>
        <w:rPr>
          <w:lang w:eastAsia="en-US"/>
        </w:rPr>
      </w:pPr>
      <w:r w:rsidRPr="009E5C44">
        <w:rPr>
          <w:lang w:eastAsia="en-US"/>
        </w:rPr>
        <w:t xml:space="preserve">The user specifies the program mode using 1, 2, or 3 for the modes as defined on page </w:t>
      </w:r>
      <w:r w:rsidRPr="009E5C44">
        <w:rPr>
          <w:lang w:eastAsia="en-US"/>
        </w:rPr>
        <w:fldChar w:fldCharType="begin"/>
      </w:r>
      <w:r w:rsidRPr="009E5C44">
        <w:rPr>
          <w:lang w:eastAsia="en-US"/>
        </w:rPr>
        <w:instrText xml:space="preserve"> PAGEREF _Ref207135357 \h </w:instrText>
      </w:r>
      <w:r w:rsidRPr="009E5C44">
        <w:rPr>
          <w:lang w:eastAsia="en-US"/>
        </w:rPr>
      </w:r>
      <w:r w:rsidRPr="009E5C44">
        <w:rPr>
          <w:lang w:eastAsia="en-US"/>
        </w:rPr>
        <w:fldChar w:fldCharType="separate"/>
      </w:r>
      <w:r w:rsidR="00341FA9">
        <w:rPr>
          <w:noProof/>
          <w:lang w:eastAsia="en-US"/>
        </w:rPr>
        <w:t>14</w:t>
      </w:r>
      <w:r w:rsidRPr="009E5C44">
        <w:rPr>
          <w:lang w:eastAsia="en-US"/>
        </w:rPr>
        <w:fldChar w:fldCharType="end"/>
      </w:r>
      <w:r w:rsidRPr="009E5C44">
        <w:rPr>
          <w:lang w:eastAsia="en-US"/>
        </w:rPr>
        <w:t>.</w:t>
      </w:r>
    </w:p>
    <w:p w14:paraId="653A77D8" w14:textId="77777777" w:rsidR="00C00385" w:rsidRPr="009E5C44" w:rsidRDefault="00C00385" w:rsidP="00C00385">
      <w:pPr>
        <w:pStyle w:val="Heading4"/>
        <w:rPr>
          <w:lang w:eastAsia="en-US"/>
        </w:rPr>
      </w:pPr>
      <w:r w:rsidRPr="009E5C44">
        <w:rPr>
          <w:lang w:eastAsia="en-US"/>
        </w:rPr>
        <w:lastRenderedPageBreak/>
        <w:t>Line 2:</w:t>
      </w:r>
    </w:p>
    <w:p w14:paraId="0F148C0A" w14:textId="77777777" w:rsidR="00C00385" w:rsidRDefault="00C00385" w:rsidP="00C00385">
      <w:pPr>
        <w:rPr>
          <w:lang w:eastAsia="en-US"/>
        </w:rPr>
      </w:pPr>
      <w:r w:rsidRPr="009E5C44">
        <w:rPr>
          <w:lang w:eastAsia="en-US"/>
        </w:rPr>
        <w:t>Specify the number of days of traffic to simulate in Modes 1 or 2. This input is redundant in the case of Mode 3 when the traffic file is specified.</w:t>
      </w:r>
    </w:p>
    <w:p w14:paraId="224D04B2" w14:textId="77777777" w:rsidR="0053509C" w:rsidRDefault="0053509C" w:rsidP="00FA0B0E">
      <w:pPr>
        <w:pStyle w:val="Heading4"/>
        <w:rPr>
          <w:lang w:eastAsia="en-US"/>
        </w:rPr>
      </w:pPr>
      <w:r>
        <w:rPr>
          <w:lang w:eastAsia="en-US"/>
        </w:rPr>
        <w:t>Line 3:</w:t>
      </w:r>
    </w:p>
    <w:p w14:paraId="7FB9E8D1" w14:textId="77777777" w:rsidR="0053509C" w:rsidRDefault="0053509C" w:rsidP="00C00385">
      <w:pPr>
        <w:rPr>
          <w:lang w:eastAsia="en-US"/>
        </w:rPr>
      </w:pPr>
      <w:r>
        <w:rPr>
          <w:lang w:eastAsia="en-US"/>
        </w:rPr>
        <w:t>Specify the location of</w:t>
      </w:r>
      <w:r w:rsidR="00FA0B0E">
        <w:rPr>
          <w:lang w:eastAsia="en-US"/>
        </w:rPr>
        <w:t xml:space="preserve"> the traffic generation files used in Program Modes 1 and 2.</w:t>
      </w:r>
    </w:p>
    <w:p w14:paraId="1A25970F" w14:textId="77777777" w:rsidR="00FA0B0E" w:rsidRPr="009E5C44" w:rsidRDefault="00FA0B0E" w:rsidP="00FA0B0E">
      <w:pPr>
        <w:pStyle w:val="Heading4"/>
        <w:rPr>
          <w:lang w:eastAsia="en-US"/>
        </w:rPr>
      </w:pPr>
      <w:bookmarkStart w:id="22" w:name="OLE_LINK35"/>
      <w:bookmarkStart w:id="23" w:name="OLE_LINK36"/>
      <w:r w:rsidRPr="009E5C44">
        <w:rPr>
          <w:lang w:eastAsia="en-US"/>
        </w:rPr>
        <w:t>Line 4:</w:t>
      </w:r>
    </w:p>
    <w:bookmarkEnd w:id="22"/>
    <w:bookmarkEnd w:id="23"/>
    <w:p w14:paraId="2F20DB1D" w14:textId="77777777" w:rsidR="00FA0B0E" w:rsidRDefault="00FA0B0E" w:rsidP="00C00385">
      <w:pPr>
        <w:rPr>
          <w:lang w:eastAsia="en-US"/>
        </w:rPr>
      </w:pPr>
      <w:r>
        <w:rPr>
          <w:lang w:eastAsia="en-US"/>
        </w:rPr>
        <w:t xml:space="preserve">Specify the truck track width (axle width) to be used if there is no </w:t>
      </w:r>
      <w:r w:rsidRPr="00FA0B0E">
        <w:rPr>
          <w:rFonts w:ascii="Courier New" w:hAnsi="Courier New" w:cs="Courier New"/>
          <w:lang w:eastAsia="en-US"/>
        </w:rPr>
        <w:t>ATW.csv</w:t>
      </w:r>
      <w:r>
        <w:rPr>
          <w:lang w:eastAsia="en-US"/>
        </w:rPr>
        <w:t xml:space="preserve"> file for the site in the folder of Line 3 – only strictly relevant for influence surface calculations.</w:t>
      </w:r>
    </w:p>
    <w:p w14:paraId="1A82B803" w14:textId="77777777" w:rsidR="00FA0B0E" w:rsidRDefault="00FA0B0E" w:rsidP="00FA0B0E">
      <w:pPr>
        <w:pStyle w:val="Heading4"/>
        <w:rPr>
          <w:lang w:eastAsia="en-US"/>
        </w:rPr>
      </w:pPr>
      <w:r>
        <w:rPr>
          <w:lang w:eastAsia="en-US"/>
        </w:rPr>
        <w:t>Line 5</w:t>
      </w:r>
      <w:r w:rsidRPr="009E5C44">
        <w:rPr>
          <w:lang w:eastAsia="en-US"/>
        </w:rPr>
        <w:t>:</w:t>
      </w:r>
    </w:p>
    <w:p w14:paraId="23DA01B7" w14:textId="77777777" w:rsidR="00FA0B0E" w:rsidRPr="009E5C44" w:rsidRDefault="00FA0B0E" w:rsidP="00C00385">
      <w:pPr>
        <w:rPr>
          <w:lang w:eastAsia="en-US"/>
        </w:rPr>
      </w:pPr>
      <w:r>
        <w:rPr>
          <w:lang w:eastAsia="en-US"/>
        </w:rPr>
        <w:t>Specify the standard deviation of the eccentricity of the vehicles in their lane. This approach assumes a mean of zero and a normal distribution. Some site data suggests about 20 cm is a reasonable value. Again only really necessary for influence surface calculations.</w:t>
      </w:r>
    </w:p>
    <w:p w14:paraId="7D808CEA" w14:textId="77777777" w:rsidR="00C00385" w:rsidRPr="009E5C44" w:rsidRDefault="00C00385" w:rsidP="00C00385">
      <w:pPr>
        <w:pStyle w:val="Heading4"/>
        <w:rPr>
          <w:lang w:eastAsia="en-US"/>
        </w:rPr>
      </w:pPr>
      <w:bookmarkStart w:id="24" w:name="OLE_LINK34"/>
      <w:r w:rsidRPr="009E5C44">
        <w:rPr>
          <w:lang w:eastAsia="en-US"/>
        </w:rPr>
        <w:t xml:space="preserve">Line </w:t>
      </w:r>
      <w:r w:rsidR="00FA0B0E">
        <w:rPr>
          <w:lang w:eastAsia="en-US"/>
        </w:rPr>
        <w:t>6</w:t>
      </w:r>
      <w:r w:rsidRPr="009E5C44">
        <w:rPr>
          <w:lang w:eastAsia="en-US"/>
        </w:rPr>
        <w:t>:</w:t>
      </w:r>
    </w:p>
    <w:bookmarkEnd w:id="24"/>
    <w:p w14:paraId="47AAD921" w14:textId="77777777" w:rsidR="00C00385" w:rsidRPr="009E5C44" w:rsidRDefault="00E0083E" w:rsidP="00C00385">
      <w:pPr>
        <w:rPr>
          <w:lang w:eastAsia="en-US"/>
        </w:rPr>
      </w:pPr>
      <w:r w:rsidRPr="009E5C44">
        <w:rPr>
          <w:lang w:eastAsia="en-US"/>
        </w:rPr>
        <w:t>Specify the headway model to be used in the generation of artificial traffic. The options are (note the odd-numbering for ‘historical’ reasons):</w:t>
      </w:r>
    </w:p>
    <w:p w14:paraId="0058A507" w14:textId="77777777" w:rsidR="00E0083E" w:rsidRPr="009E5C44" w:rsidRDefault="00E0083E" w:rsidP="00E0083E">
      <w:pPr>
        <w:numPr>
          <w:ilvl w:val="0"/>
          <w:numId w:val="17"/>
        </w:numPr>
        <w:rPr>
          <w:lang w:eastAsia="en-US"/>
        </w:rPr>
      </w:pPr>
      <w:r w:rsidRPr="009E5C44">
        <w:rPr>
          <w:lang w:eastAsia="en-US"/>
        </w:rPr>
        <w:t xml:space="preserve">“0” – The </w:t>
      </w:r>
      <w:proofErr w:type="spellStart"/>
      <w:r w:rsidRPr="009E5C44">
        <w:rPr>
          <w:lang w:eastAsia="en-US"/>
        </w:rPr>
        <w:t>HeDS</w:t>
      </w:r>
      <w:proofErr w:type="spellEnd"/>
      <w:r w:rsidRPr="009E5C44">
        <w:rPr>
          <w:lang w:eastAsia="en-US"/>
        </w:rPr>
        <w:t xml:space="preserve"> (Headway Distribution Statistics) model of </w:t>
      </w:r>
      <w:proofErr w:type="spellStart"/>
      <w:r w:rsidRPr="009E5C44">
        <w:rPr>
          <w:lang w:eastAsia="en-US"/>
        </w:rPr>
        <w:t>OBrien</w:t>
      </w:r>
      <w:proofErr w:type="spellEnd"/>
      <w:r w:rsidRPr="009E5C44">
        <w:rPr>
          <w:lang w:eastAsia="en-US"/>
        </w:rPr>
        <w:t xml:space="preserve"> &amp; </w:t>
      </w:r>
      <w:proofErr w:type="spellStart"/>
      <w:r w:rsidRPr="009E5C44">
        <w:rPr>
          <w:lang w:eastAsia="en-US"/>
        </w:rPr>
        <w:t>Caprani</w:t>
      </w:r>
      <w:proofErr w:type="spellEnd"/>
      <w:r w:rsidRPr="009E5C44">
        <w:rPr>
          <w:lang w:eastAsia="en-US"/>
        </w:rPr>
        <w:t xml:space="preserve"> (2005). This is suitable for the Auxerre site-measured flowrates only. It is a free-flow model that generates only trucks.</w:t>
      </w:r>
    </w:p>
    <w:p w14:paraId="63BFAF72" w14:textId="77777777" w:rsidR="00E0083E" w:rsidRPr="009E5C44" w:rsidRDefault="00E0083E" w:rsidP="00E0083E">
      <w:pPr>
        <w:numPr>
          <w:ilvl w:val="0"/>
          <w:numId w:val="17"/>
        </w:numPr>
        <w:rPr>
          <w:lang w:eastAsia="en-US"/>
        </w:rPr>
      </w:pPr>
      <w:r w:rsidRPr="009E5C44">
        <w:rPr>
          <w:lang w:eastAsia="en-US"/>
        </w:rPr>
        <w:t xml:space="preserve">“5” – Congestion model as per </w:t>
      </w:r>
      <w:proofErr w:type="spellStart"/>
      <w:r w:rsidRPr="009E5C44">
        <w:rPr>
          <w:lang w:eastAsia="en-US"/>
        </w:rPr>
        <w:t>Caprani</w:t>
      </w:r>
      <w:proofErr w:type="spellEnd"/>
      <w:r w:rsidRPr="009E5C44">
        <w:rPr>
          <w:lang w:eastAsia="en-US"/>
        </w:rPr>
        <w:t xml:space="preserve"> (2012), summarized in the following diagram. A nominal axle gap is specified</w:t>
      </w:r>
      <w:r w:rsidR="00AF3D94" w:rsidRPr="009E5C44">
        <w:rPr>
          <w:lang w:eastAsia="en-US"/>
        </w:rPr>
        <w:t xml:space="preserve"> (Line 6)</w:t>
      </w:r>
      <w:r w:rsidRPr="009E5C44">
        <w:rPr>
          <w:lang w:eastAsia="en-US"/>
        </w:rPr>
        <w:t xml:space="preserve">, along with a coefficient of variation between successive vehicles </w:t>
      </w:r>
      <w:r w:rsidR="00AF3D94" w:rsidRPr="009E5C44">
        <w:rPr>
          <w:lang w:eastAsia="en-US"/>
        </w:rPr>
        <w:t xml:space="preserve">in all lanes </w:t>
      </w:r>
      <w:r w:rsidRPr="009E5C44">
        <w:rPr>
          <w:lang w:eastAsia="en-US"/>
        </w:rPr>
        <w:t>(i.e. trucks and cars)</w:t>
      </w:r>
      <w:r w:rsidR="00AF3D94" w:rsidRPr="009E5C44">
        <w:rPr>
          <w:lang w:eastAsia="en-US"/>
        </w:rPr>
        <w:t xml:space="preserve"> (Line 8)</w:t>
      </w:r>
      <w:r w:rsidR="00D575A2" w:rsidRPr="009E5C44">
        <w:rPr>
          <w:lang w:eastAsia="en-US"/>
        </w:rPr>
        <w:t xml:space="preserve"> and gaps are then generated using a normal distribution.</w:t>
      </w:r>
    </w:p>
    <w:p w14:paraId="4BBA8135" w14:textId="77777777" w:rsidR="00AF3D94" w:rsidRPr="009E5C44" w:rsidRDefault="00AF3D94" w:rsidP="00AF3D94">
      <w:pPr>
        <w:ind w:left="360"/>
        <w:rPr>
          <w:lang w:eastAsia="en-US"/>
        </w:rPr>
      </w:pPr>
    </w:p>
    <w:p w14:paraId="4CFB997B" w14:textId="77777777" w:rsidR="00AF3D94" w:rsidRPr="009E5C44" w:rsidRDefault="00F06AB0" w:rsidP="00AF3D94">
      <w:pPr>
        <w:jc w:val="center"/>
        <w:rPr>
          <w:lang w:eastAsia="en-US"/>
        </w:rPr>
      </w:pPr>
      <w:r w:rsidRPr="009E5C44">
        <w:rPr>
          <w:noProof/>
          <w:lang w:val="en-AU" w:eastAsia="zh-CN"/>
        </w:rPr>
        <w:lastRenderedPageBreak/>
        <w:drawing>
          <wp:inline distT="0" distB="0" distL="0" distR="0" wp14:anchorId="759F87F2" wp14:editId="042F3665">
            <wp:extent cx="4890770" cy="187134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4" cstate="print">
                      <a:extLst>
                        <a:ext uri="{28A0092B-C50C-407E-A947-70E740481C1C}">
                          <a14:useLocalDpi xmlns:a14="http://schemas.microsoft.com/office/drawing/2010/main" val="0"/>
                        </a:ext>
                      </a:extLst>
                    </a:blip>
                    <a:srcRect r="29189"/>
                    <a:stretch>
                      <a:fillRect/>
                    </a:stretch>
                  </pic:blipFill>
                  <pic:spPr bwMode="auto">
                    <a:xfrm>
                      <a:off x="0" y="0"/>
                      <a:ext cx="4890770" cy="1871345"/>
                    </a:xfrm>
                    <a:prstGeom prst="rect">
                      <a:avLst/>
                    </a:prstGeom>
                    <a:noFill/>
                    <a:ln>
                      <a:noFill/>
                    </a:ln>
                  </pic:spPr>
                </pic:pic>
              </a:graphicData>
            </a:graphic>
          </wp:inline>
        </w:drawing>
      </w:r>
    </w:p>
    <w:p w14:paraId="6B3BEB9B" w14:textId="77777777" w:rsidR="00AF3D94" w:rsidRPr="009E5C44" w:rsidRDefault="00AF3D94" w:rsidP="00AF3D94">
      <w:pPr>
        <w:ind w:left="360"/>
        <w:rPr>
          <w:lang w:eastAsia="en-US"/>
        </w:rPr>
      </w:pPr>
    </w:p>
    <w:p w14:paraId="74CA9709" w14:textId="77777777" w:rsidR="00E0083E" w:rsidRPr="009E5C44" w:rsidRDefault="00AF3D94" w:rsidP="00AF3D94">
      <w:pPr>
        <w:numPr>
          <w:ilvl w:val="0"/>
          <w:numId w:val="17"/>
        </w:numPr>
        <w:rPr>
          <w:lang w:eastAsia="en-US"/>
        </w:rPr>
      </w:pPr>
      <w:r w:rsidRPr="009E5C44">
        <w:rPr>
          <w:lang w:eastAsia="en-US"/>
        </w:rPr>
        <w:t>“6” – Free-flow model which uses a Poisson arrival assumption based upon the Normalized Headway Model of Crespo-</w:t>
      </w:r>
      <w:proofErr w:type="spellStart"/>
      <w:r w:rsidRPr="009E5C44">
        <w:rPr>
          <w:lang w:eastAsia="en-US"/>
        </w:rPr>
        <w:t>Minguillón</w:t>
      </w:r>
      <w:proofErr w:type="spellEnd"/>
      <w:r w:rsidRPr="009E5C44">
        <w:rPr>
          <w:lang w:eastAsia="en-US"/>
        </w:rPr>
        <w:t xml:space="preserve"> and Casas (1997). This accounts for different flow rates (</w:t>
      </w:r>
      <w:r w:rsidRPr="009E5C44">
        <w:rPr>
          <w:i/>
          <w:lang w:eastAsia="en-US"/>
        </w:rPr>
        <w:t>Q</w:t>
      </w:r>
      <w:r w:rsidRPr="009E5C44">
        <w:rPr>
          <w:lang w:eastAsia="en-US"/>
        </w:rPr>
        <w:t>) as follows:</w:t>
      </w:r>
    </w:p>
    <w:p w14:paraId="1B112CAF" w14:textId="77777777" w:rsidR="00AF3D94" w:rsidRPr="009E5C44" w:rsidRDefault="00AF3D94" w:rsidP="00AF3D94">
      <w:pPr>
        <w:ind w:left="360"/>
        <w:rPr>
          <w:lang w:eastAsia="en-US"/>
        </w:rPr>
      </w:pPr>
    </w:p>
    <w:p w14:paraId="7CEBE526" w14:textId="77777777" w:rsidR="00AF3D94" w:rsidRPr="009E5C44" w:rsidRDefault="00AF3D94" w:rsidP="00AF3D94">
      <w:pPr>
        <w:pStyle w:val="MTDisplayEquation"/>
        <w:rPr>
          <w:lang w:eastAsia="en-US"/>
        </w:rPr>
      </w:pPr>
      <w:r w:rsidRPr="009E5C44">
        <w:rPr>
          <w:lang w:eastAsia="en-US"/>
        </w:rPr>
        <w:tab/>
      </w:r>
      <w:r w:rsidR="00327C8A" w:rsidRPr="009E5C44">
        <w:rPr>
          <w:noProof/>
          <w:position w:val="-10"/>
          <w:lang w:eastAsia="en-US"/>
        </w:rPr>
        <w:object w:dxaOrig="1359" w:dyaOrig="360" w14:anchorId="5AB9DD7C">
          <v:shape id="_x0000_i1037" type="#_x0000_t75" alt="" style="width:68pt;height:18pt;mso-width-percent:0;mso-height-percent:0;mso-width-percent:0;mso-height-percent:0" o:ole="">
            <v:imagedata r:id="rId35" o:title=""/>
          </v:shape>
          <o:OLEObject Type="Embed" ProgID="Equation.DSMT4" ShapeID="_x0000_i1037" DrawAspect="Content" ObjectID="_1723415681" r:id="rId36"/>
        </w:object>
      </w:r>
    </w:p>
    <w:p w14:paraId="00C2F020" w14:textId="77777777" w:rsidR="00AF3D94" w:rsidRPr="009E5C44" w:rsidRDefault="00AF3D94" w:rsidP="00AF3D94">
      <w:pPr>
        <w:rPr>
          <w:lang w:eastAsia="en-US"/>
        </w:rPr>
      </w:pPr>
    </w:p>
    <w:p w14:paraId="51829EEA" w14:textId="77777777" w:rsidR="00AF3D94" w:rsidRPr="009E5C44" w:rsidRDefault="00AF3D94" w:rsidP="00553A8F">
      <w:pPr>
        <w:ind w:left="357"/>
        <w:rPr>
          <w:lang w:eastAsia="en-US"/>
        </w:rPr>
      </w:pPr>
      <w:r w:rsidRPr="009E5C44">
        <w:rPr>
          <w:lang w:eastAsia="en-US"/>
        </w:rPr>
        <w:t xml:space="preserve">Where </w:t>
      </w:r>
      <w:r w:rsidR="00327C8A" w:rsidRPr="009E5C44">
        <w:rPr>
          <w:noProof/>
          <w:position w:val="-10"/>
          <w:lang w:eastAsia="en-US"/>
        </w:rPr>
        <w:object w:dxaOrig="380" w:dyaOrig="340" w14:anchorId="257443DF">
          <v:shape id="_x0000_i1036" type="#_x0000_t75" alt="" style="width:19.35pt;height:17.35pt;mso-width-percent:0;mso-height-percent:0;mso-width-percent:0;mso-height-percent:0" o:ole="">
            <v:imagedata r:id="rId37" o:title=""/>
          </v:shape>
          <o:OLEObject Type="Embed" ProgID="Equation.DSMT4" ShapeID="_x0000_i1036" DrawAspect="Content" ObjectID="_1723415682" r:id="rId38"/>
        </w:object>
      </w:r>
      <w:r w:rsidRPr="009E5C44">
        <w:rPr>
          <w:lang w:eastAsia="en-US"/>
        </w:rPr>
        <w:t xml:space="preserve"> is the mean headway</w:t>
      </w:r>
      <w:r w:rsidR="00553A8F" w:rsidRPr="009E5C44">
        <w:rPr>
          <w:lang w:eastAsia="en-US"/>
        </w:rPr>
        <w:t>,</w:t>
      </w:r>
      <w:r w:rsidR="009354F3" w:rsidRPr="009E5C44">
        <w:rPr>
          <w:lang w:eastAsia="en-US"/>
        </w:rPr>
        <w:t xml:space="preserve"> i.e. the average time gap between vehicles in the hour of the current </w:t>
      </w:r>
      <w:r w:rsidR="00553A8F" w:rsidRPr="009E5C44">
        <w:rPr>
          <w:lang w:eastAsia="en-US"/>
        </w:rPr>
        <w:t xml:space="preserve">total (cars and trucks) </w:t>
      </w:r>
      <w:r w:rsidR="009354F3" w:rsidRPr="009E5C44">
        <w:rPr>
          <w:lang w:eastAsia="en-US"/>
        </w:rPr>
        <w:t xml:space="preserve">flowrate </w:t>
      </w:r>
      <w:r w:rsidR="009354F3" w:rsidRPr="009E5C44">
        <w:rPr>
          <w:i/>
          <w:lang w:eastAsia="en-US"/>
        </w:rPr>
        <w:t>Q</w:t>
      </w:r>
      <w:r w:rsidR="009354F3" w:rsidRPr="009E5C44">
        <w:rPr>
          <w:lang w:eastAsia="en-US"/>
        </w:rPr>
        <w:t xml:space="preserve"> and so is given by </w:t>
      </w:r>
      <w:r w:rsidR="009354F3" w:rsidRPr="009E5C44">
        <w:rPr>
          <w:i/>
          <w:lang w:eastAsia="en-US"/>
        </w:rPr>
        <w:t>Q</w:t>
      </w:r>
      <w:r w:rsidR="009354F3" w:rsidRPr="009E5C44">
        <w:rPr>
          <w:lang w:eastAsia="en-US"/>
        </w:rPr>
        <w:t>/3600.</w:t>
      </w:r>
    </w:p>
    <w:p w14:paraId="1B17660E" w14:textId="77777777" w:rsidR="00D575A2" w:rsidRPr="009E5C44" w:rsidRDefault="00D575A2" w:rsidP="00D575A2">
      <w:pPr>
        <w:rPr>
          <w:lang w:eastAsia="en-US"/>
        </w:rPr>
      </w:pPr>
    </w:p>
    <w:p w14:paraId="6BB2ED5E" w14:textId="77777777" w:rsidR="00D575A2" w:rsidRPr="009E5C44" w:rsidRDefault="00D575A2" w:rsidP="00D575A2">
      <w:pPr>
        <w:rPr>
          <w:lang w:eastAsia="en-US"/>
        </w:rPr>
      </w:pPr>
      <w:r w:rsidRPr="009E5C44">
        <w:rPr>
          <w:lang w:eastAsia="en-US"/>
        </w:rPr>
        <w:t>For all models the program checks that no overlapping of vehicles can occur by ensuring the generated gap is greater than the required minimum gap (taking account of the maximum bridge length, vehicle lengths, and speed difference between them).</w:t>
      </w:r>
    </w:p>
    <w:p w14:paraId="4A491786" w14:textId="77777777" w:rsidR="00C00385" w:rsidRPr="009E5C44" w:rsidRDefault="00FA0B0E" w:rsidP="00C00385">
      <w:pPr>
        <w:pStyle w:val="Heading4"/>
        <w:rPr>
          <w:lang w:eastAsia="en-US"/>
        </w:rPr>
      </w:pPr>
      <w:r>
        <w:rPr>
          <w:lang w:eastAsia="en-US"/>
        </w:rPr>
        <w:t>Line 7</w:t>
      </w:r>
      <w:r w:rsidR="00C00385" w:rsidRPr="009E5C44">
        <w:rPr>
          <w:lang w:eastAsia="en-US"/>
        </w:rPr>
        <w:t>:</w:t>
      </w:r>
    </w:p>
    <w:p w14:paraId="71184A91" w14:textId="77777777" w:rsidR="00C00385" w:rsidRPr="009E5C44" w:rsidRDefault="00553A8F" w:rsidP="00C00385">
      <w:pPr>
        <w:rPr>
          <w:lang w:eastAsia="en-US"/>
        </w:rPr>
      </w:pPr>
      <w:r w:rsidRPr="009E5C44">
        <w:rPr>
          <w:lang w:eastAsia="en-US"/>
        </w:rPr>
        <w:t xml:space="preserve">Specify the name of the Lane Flow definition file that is in the </w:t>
      </w:r>
      <w:r w:rsidR="0073228B">
        <w:rPr>
          <w:lang w:eastAsia="en-US"/>
        </w:rPr>
        <w:t>working</w:t>
      </w:r>
      <w:r w:rsidRPr="009E5C44">
        <w:rPr>
          <w:lang w:eastAsia="en-US"/>
        </w:rPr>
        <w:t xml:space="preserve"> folder.</w:t>
      </w:r>
    </w:p>
    <w:p w14:paraId="4BF1832D" w14:textId="77777777" w:rsidR="00C00385" w:rsidRPr="009E5C44" w:rsidRDefault="00FA0B0E" w:rsidP="00C00385">
      <w:pPr>
        <w:pStyle w:val="Heading4"/>
        <w:rPr>
          <w:lang w:eastAsia="en-US"/>
        </w:rPr>
      </w:pPr>
      <w:r>
        <w:rPr>
          <w:lang w:eastAsia="en-US"/>
        </w:rPr>
        <w:t>Line 8</w:t>
      </w:r>
      <w:r w:rsidR="00C00385" w:rsidRPr="009E5C44">
        <w:rPr>
          <w:lang w:eastAsia="en-US"/>
        </w:rPr>
        <w:t>:</w:t>
      </w:r>
    </w:p>
    <w:p w14:paraId="0B4241C6" w14:textId="77777777" w:rsidR="00C00385" w:rsidRPr="009E5C44" w:rsidRDefault="00D575A2" w:rsidP="00C00385">
      <w:pPr>
        <w:rPr>
          <w:lang w:eastAsia="en-US"/>
        </w:rPr>
      </w:pPr>
      <w:r w:rsidRPr="009E5C44">
        <w:rPr>
          <w:lang w:eastAsia="en-US"/>
        </w:rPr>
        <w:t>Specify the nominal axle gap for Headway Model 5 – congestion.</w:t>
      </w:r>
    </w:p>
    <w:p w14:paraId="07E1F60A" w14:textId="77777777" w:rsidR="00C00385" w:rsidRPr="009E5C44" w:rsidRDefault="00FA0B0E" w:rsidP="00C00385">
      <w:pPr>
        <w:pStyle w:val="Heading4"/>
        <w:rPr>
          <w:lang w:eastAsia="en-US"/>
        </w:rPr>
      </w:pPr>
      <w:r>
        <w:rPr>
          <w:lang w:eastAsia="en-US"/>
        </w:rPr>
        <w:t>Line 9</w:t>
      </w:r>
      <w:r w:rsidR="00C00385" w:rsidRPr="009E5C44">
        <w:rPr>
          <w:lang w:eastAsia="en-US"/>
        </w:rPr>
        <w:t>:</w:t>
      </w:r>
    </w:p>
    <w:p w14:paraId="02A89E73" w14:textId="77777777" w:rsidR="00C00385" w:rsidRPr="009E5C44" w:rsidRDefault="00D575A2" w:rsidP="00C00385">
      <w:pPr>
        <w:rPr>
          <w:lang w:eastAsia="en-US"/>
        </w:rPr>
      </w:pPr>
      <w:r w:rsidRPr="009E5C44">
        <w:rPr>
          <w:lang w:eastAsia="en-US"/>
        </w:rPr>
        <w:t>Specify the speed of all vehicles for Headway Model 5 – congestion. Note that this, combined with the calculation time step (Line 16), effectively renders a distance-</w:t>
      </w:r>
      <w:r w:rsidRPr="009E5C44">
        <w:rPr>
          <w:lang w:eastAsia="en-US"/>
        </w:rPr>
        <w:lastRenderedPageBreak/>
        <w:t>stepping algorithm and so this speed can be notional to achieve a required distance step.</w:t>
      </w:r>
    </w:p>
    <w:p w14:paraId="19D359D4" w14:textId="77777777" w:rsidR="00C00385" w:rsidRPr="009E5C44" w:rsidRDefault="00FA0B0E" w:rsidP="00C00385">
      <w:pPr>
        <w:pStyle w:val="Heading4"/>
        <w:rPr>
          <w:lang w:eastAsia="en-US"/>
        </w:rPr>
      </w:pPr>
      <w:r>
        <w:rPr>
          <w:lang w:eastAsia="en-US"/>
        </w:rPr>
        <w:t>Line 10</w:t>
      </w:r>
      <w:r w:rsidR="00C00385" w:rsidRPr="009E5C44">
        <w:rPr>
          <w:lang w:eastAsia="en-US"/>
        </w:rPr>
        <w:t>:</w:t>
      </w:r>
    </w:p>
    <w:p w14:paraId="5C29C866" w14:textId="77777777" w:rsidR="00C00385" w:rsidRPr="009E5C44" w:rsidRDefault="00D575A2" w:rsidP="00C00385">
      <w:pPr>
        <w:rPr>
          <w:lang w:eastAsia="en-US"/>
        </w:rPr>
      </w:pPr>
      <w:r w:rsidRPr="009E5C44">
        <w:rPr>
          <w:lang w:eastAsia="en-US"/>
        </w:rPr>
        <w:t>Specify the coefficient of variation of the nominal congested gap for Headway Model 5 – congestion.</w:t>
      </w:r>
    </w:p>
    <w:p w14:paraId="49F9CC3E" w14:textId="77777777" w:rsidR="00C00385" w:rsidRPr="009E5C44" w:rsidRDefault="00C00385" w:rsidP="00C00385">
      <w:pPr>
        <w:pStyle w:val="Heading4"/>
        <w:rPr>
          <w:lang w:eastAsia="en-US"/>
        </w:rPr>
      </w:pPr>
      <w:r w:rsidRPr="009E5C44">
        <w:rPr>
          <w:lang w:eastAsia="en-US"/>
        </w:rPr>
        <w:t xml:space="preserve">Line </w:t>
      </w:r>
      <w:r w:rsidR="00FA0B0E">
        <w:rPr>
          <w:lang w:eastAsia="en-US"/>
        </w:rPr>
        <w:t>11</w:t>
      </w:r>
      <w:r w:rsidRPr="009E5C44">
        <w:rPr>
          <w:lang w:eastAsia="en-US"/>
        </w:rPr>
        <w:t>:</w:t>
      </w:r>
    </w:p>
    <w:p w14:paraId="0F1D428A" w14:textId="77777777" w:rsidR="00C00385" w:rsidRPr="009E5C44" w:rsidRDefault="00D575A2" w:rsidP="00C00385">
      <w:pPr>
        <w:rPr>
          <w:lang w:eastAsia="en-US"/>
        </w:rPr>
      </w:pPr>
      <w:r w:rsidRPr="009E5C44">
        <w:rPr>
          <w:lang w:eastAsia="en-US"/>
        </w:rPr>
        <w:t>Specify the name of the traffic input file in the</w:t>
      </w:r>
      <w:r w:rsidR="0073228B">
        <w:rPr>
          <w:lang w:eastAsia="en-US"/>
        </w:rPr>
        <w:t xml:space="preserve"> working</w:t>
      </w:r>
      <w:r w:rsidRPr="009E5C44">
        <w:rPr>
          <w:lang w:eastAsia="en-US"/>
        </w:rPr>
        <w:t xml:space="preserve"> folder for Program Mode 3.</w:t>
      </w:r>
    </w:p>
    <w:p w14:paraId="708E5DB4" w14:textId="77777777" w:rsidR="00C00385" w:rsidRPr="009E5C44" w:rsidRDefault="00C00385" w:rsidP="00C00385">
      <w:pPr>
        <w:pStyle w:val="Heading4"/>
        <w:rPr>
          <w:lang w:eastAsia="en-US"/>
        </w:rPr>
      </w:pPr>
      <w:r w:rsidRPr="009E5C44">
        <w:rPr>
          <w:lang w:eastAsia="en-US"/>
        </w:rPr>
        <w:t>Line 1</w:t>
      </w:r>
      <w:r w:rsidR="00FA0B0E">
        <w:rPr>
          <w:lang w:eastAsia="en-US"/>
        </w:rPr>
        <w:t>2</w:t>
      </w:r>
      <w:r w:rsidRPr="009E5C44">
        <w:rPr>
          <w:lang w:eastAsia="en-US"/>
        </w:rPr>
        <w:t>:</w:t>
      </w:r>
    </w:p>
    <w:p w14:paraId="20ADBDBA" w14:textId="77777777" w:rsidR="00C00385" w:rsidRPr="009E5C44" w:rsidRDefault="00D575A2" w:rsidP="00C00385">
      <w:pPr>
        <w:rPr>
          <w:lang w:eastAsia="en-US"/>
        </w:rPr>
      </w:pPr>
      <w:r w:rsidRPr="009E5C44">
        <w:rPr>
          <w:lang w:eastAsia="en-US"/>
        </w:rPr>
        <w:t xml:space="preserve">Specify the format of the input file: </w:t>
      </w:r>
      <w:bookmarkStart w:id="25" w:name="OLE_LINK39"/>
      <w:r w:rsidRPr="009E5C44">
        <w:rPr>
          <w:lang w:eastAsia="en-US"/>
        </w:rPr>
        <w:t xml:space="preserve">1 – CASTOR format, 2 – </w:t>
      </w:r>
      <w:proofErr w:type="spellStart"/>
      <w:r w:rsidRPr="009E5C44">
        <w:rPr>
          <w:lang w:eastAsia="en-US"/>
        </w:rPr>
        <w:t>BeDIT</w:t>
      </w:r>
      <w:proofErr w:type="spellEnd"/>
      <w:r w:rsidR="00FA0B0E">
        <w:rPr>
          <w:lang w:eastAsia="en-US"/>
        </w:rPr>
        <w:t xml:space="preserve">, 3 – DITIS </w:t>
      </w:r>
      <w:bookmarkEnd w:id="25"/>
      <w:r w:rsidRPr="009E5C44">
        <w:rPr>
          <w:lang w:eastAsia="en-US"/>
        </w:rPr>
        <w:t>format. See Appendix for traffic file format definitions.</w:t>
      </w:r>
    </w:p>
    <w:p w14:paraId="44543B72" w14:textId="77777777" w:rsidR="00C00385" w:rsidRPr="009E5C44" w:rsidRDefault="00C00385" w:rsidP="00C00385">
      <w:pPr>
        <w:pStyle w:val="Heading4"/>
        <w:rPr>
          <w:lang w:eastAsia="en-US"/>
        </w:rPr>
      </w:pPr>
      <w:r w:rsidRPr="009E5C44">
        <w:rPr>
          <w:lang w:eastAsia="en-US"/>
        </w:rPr>
        <w:t>Line 1</w:t>
      </w:r>
      <w:r w:rsidR="00FA0B0E">
        <w:rPr>
          <w:lang w:eastAsia="en-US"/>
        </w:rPr>
        <w:t>3</w:t>
      </w:r>
      <w:r w:rsidRPr="009E5C44">
        <w:rPr>
          <w:lang w:eastAsia="en-US"/>
        </w:rPr>
        <w:t>:</w:t>
      </w:r>
    </w:p>
    <w:p w14:paraId="6E796B10" w14:textId="77777777" w:rsidR="00C00385" w:rsidRPr="009E5C44" w:rsidRDefault="00D575A2" w:rsidP="00C00385">
      <w:pPr>
        <w:rPr>
          <w:lang w:eastAsia="en-US"/>
        </w:rPr>
      </w:pPr>
      <w:r w:rsidRPr="009E5C44">
        <w:rPr>
          <w:lang w:eastAsia="en-US"/>
        </w:rPr>
        <w:t xml:space="preserve">BTLS </w:t>
      </w:r>
      <w:r w:rsidR="00B93CB5" w:rsidRPr="009E5C44">
        <w:rPr>
          <w:lang w:eastAsia="en-US"/>
        </w:rPr>
        <w:t xml:space="preserve">normally </w:t>
      </w:r>
      <w:r w:rsidRPr="009E5C44">
        <w:rPr>
          <w:lang w:eastAsia="en-US"/>
        </w:rPr>
        <w:t xml:space="preserve">passes each vehicle across the </w:t>
      </w:r>
      <w:r w:rsidR="00B93CB5" w:rsidRPr="009E5C44">
        <w:rPr>
          <w:lang w:eastAsia="en-US"/>
        </w:rPr>
        <w:t>bridge according to its own speed when in Program Mode 3. Setting this o</w:t>
      </w:r>
      <w:r w:rsidRPr="009E5C44">
        <w:rPr>
          <w:lang w:eastAsia="en-US"/>
        </w:rPr>
        <w:t>ption to</w:t>
      </w:r>
      <w:r w:rsidR="00B93CB5" w:rsidRPr="009E5C44">
        <w:rPr>
          <w:lang w:eastAsia="en-US"/>
        </w:rPr>
        <w:t xml:space="preserve"> “1”</w:t>
      </w:r>
      <w:r w:rsidRPr="009E5C44">
        <w:rPr>
          <w:lang w:eastAsia="en-US"/>
        </w:rPr>
        <w:t xml:space="preserve"> impose</w:t>
      </w:r>
      <w:r w:rsidR="00B93CB5" w:rsidRPr="009E5C44">
        <w:rPr>
          <w:lang w:eastAsia="en-US"/>
        </w:rPr>
        <w:t>s</w:t>
      </w:r>
      <w:r w:rsidRPr="009E5C44">
        <w:rPr>
          <w:lang w:eastAsia="en-US"/>
        </w:rPr>
        <w:t xml:space="preserve"> constant speed on all vehicles for comparison with some </w:t>
      </w:r>
      <w:r w:rsidR="00B93CB5" w:rsidRPr="009E5C44">
        <w:rPr>
          <w:lang w:eastAsia="en-US"/>
        </w:rPr>
        <w:t>other algorithms – mostly to do with congestion traffic files.</w:t>
      </w:r>
    </w:p>
    <w:p w14:paraId="430D3F2C" w14:textId="77777777" w:rsidR="00C00385" w:rsidRPr="009E5C44" w:rsidRDefault="00C00385" w:rsidP="00C00385">
      <w:pPr>
        <w:pStyle w:val="Heading4"/>
        <w:rPr>
          <w:lang w:eastAsia="en-US"/>
        </w:rPr>
      </w:pPr>
      <w:r w:rsidRPr="009E5C44">
        <w:rPr>
          <w:lang w:eastAsia="en-US"/>
        </w:rPr>
        <w:t>Line 1</w:t>
      </w:r>
      <w:r w:rsidR="00FA0B0E">
        <w:rPr>
          <w:lang w:eastAsia="en-US"/>
        </w:rPr>
        <w:t>4</w:t>
      </w:r>
      <w:r w:rsidRPr="009E5C44">
        <w:rPr>
          <w:lang w:eastAsia="en-US"/>
        </w:rPr>
        <w:t>:</w:t>
      </w:r>
    </w:p>
    <w:p w14:paraId="6E3D4649" w14:textId="77777777" w:rsidR="00C00385" w:rsidRPr="009E5C44" w:rsidRDefault="00B93CB5" w:rsidP="00C00385">
      <w:pPr>
        <w:rPr>
          <w:lang w:eastAsia="en-US"/>
        </w:rPr>
      </w:pPr>
      <w:r w:rsidRPr="009E5C44">
        <w:rPr>
          <w:lang w:eastAsia="en-US"/>
        </w:rPr>
        <w:t>When constant speed is imposed (Line 11), if this option is “1” then the average speed of all vehicles in the file will be used, otherwise the speed specified in Line 13 will be used.</w:t>
      </w:r>
    </w:p>
    <w:p w14:paraId="3FBE4D6A" w14:textId="77777777" w:rsidR="00C00385" w:rsidRPr="009E5C44" w:rsidRDefault="00C00385" w:rsidP="00C00385">
      <w:pPr>
        <w:pStyle w:val="Heading4"/>
        <w:rPr>
          <w:lang w:eastAsia="en-US"/>
        </w:rPr>
      </w:pPr>
      <w:r w:rsidRPr="009E5C44">
        <w:rPr>
          <w:lang w:eastAsia="en-US"/>
        </w:rPr>
        <w:t>Line 1</w:t>
      </w:r>
      <w:r w:rsidR="00FA0B0E">
        <w:rPr>
          <w:lang w:eastAsia="en-US"/>
        </w:rPr>
        <w:t>5</w:t>
      </w:r>
      <w:r w:rsidRPr="009E5C44">
        <w:rPr>
          <w:lang w:eastAsia="en-US"/>
        </w:rPr>
        <w:t>:</w:t>
      </w:r>
    </w:p>
    <w:p w14:paraId="02ACAEC2" w14:textId="77777777" w:rsidR="00C00385" w:rsidRPr="009E5C44" w:rsidRDefault="00B93CB5" w:rsidP="00C00385">
      <w:pPr>
        <w:rPr>
          <w:lang w:eastAsia="en-US"/>
        </w:rPr>
      </w:pPr>
      <w:r w:rsidRPr="009E5C44">
        <w:rPr>
          <w:lang w:eastAsia="en-US"/>
        </w:rPr>
        <w:t>Specifies the constant speed if Line 1</w:t>
      </w:r>
      <w:r w:rsidR="00FA0B0E">
        <w:rPr>
          <w:lang w:eastAsia="en-US"/>
        </w:rPr>
        <w:t>3 is “1” and Line 14</w:t>
      </w:r>
      <w:r w:rsidRPr="009E5C44">
        <w:rPr>
          <w:lang w:eastAsia="en-US"/>
        </w:rPr>
        <w:t xml:space="preserve"> is “0”.</w:t>
      </w:r>
    </w:p>
    <w:p w14:paraId="35B8F463" w14:textId="77777777" w:rsidR="00C00385" w:rsidRPr="009E5C44" w:rsidRDefault="00FA0B0E" w:rsidP="00C00385">
      <w:pPr>
        <w:pStyle w:val="Heading4"/>
        <w:rPr>
          <w:lang w:eastAsia="en-US"/>
        </w:rPr>
      </w:pPr>
      <w:r>
        <w:rPr>
          <w:lang w:eastAsia="en-US"/>
        </w:rPr>
        <w:t>Line 16</w:t>
      </w:r>
      <w:r w:rsidR="00C00385" w:rsidRPr="009E5C44">
        <w:rPr>
          <w:lang w:eastAsia="en-US"/>
        </w:rPr>
        <w:t>:</w:t>
      </w:r>
    </w:p>
    <w:p w14:paraId="13843E61" w14:textId="77777777" w:rsidR="00C00385" w:rsidRPr="009E5C44" w:rsidRDefault="00B93CB5" w:rsidP="00C00385">
      <w:pPr>
        <w:rPr>
          <w:lang w:eastAsia="en-US"/>
        </w:rPr>
      </w:pPr>
      <w:r w:rsidRPr="009E5C44">
        <w:rPr>
          <w:lang w:eastAsia="en-US"/>
        </w:rPr>
        <w:t xml:space="preserve">Specify the name of the bridge definition file </w:t>
      </w:r>
      <w:r w:rsidR="00FA0B0E">
        <w:rPr>
          <w:lang w:eastAsia="en-US"/>
        </w:rPr>
        <w:t xml:space="preserve">(see Section </w:t>
      </w:r>
      <w:r w:rsidR="00FA0B0E">
        <w:rPr>
          <w:lang w:eastAsia="en-US"/>
        </w:rPr>
        <w:fldChar w:fldCharType="begin"/>
      </w:r>
      <w:r w:rsidR="00FA0B0E">
        <w:rPr>
          <w:lang w:eastAsia="en-US"/>
        </w:rPr>
        <w:instrText xml:space="preserve"> REF _Ref341827163 \r \h </w:instrText>
      </w:r>
      <w:r w:rsidR="00FA0B0E">
        <w:rPr>
          <w:lang w:eastAsia="en-US"/>
        </w:rPr>
      </w:r>
      <w:r w:rsidR="00FA0B0E">
        <w:rPr>
          <w:lang w:eastAsia="en-US"/>
        </w:rPr>
        <w:fldChar w:fldCharType="separate"/>
      </w:r>
      <w:r w:rsidR="00341FA9">
        <w:rPr>
          <w:cs/>
          <w:lang w:eastAsia="en-US"/>
        </w:rPr>
        <w:t>‎</w:t>
      </w:r>
      <w:r w:rsidR="00341FA9">
        <w:rPr>
          <w:lang w:eastAsia="en-US"/>
        </w:rPr>
        <w:t>3.4</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14:paraId="5359D37F" w14:textId="77777777" w:rsidR="00C00385" w:rsidRPr="009E5C44" w:rsidRDefault="00FA0B0E" w:rsidP="00C00385">
      <w:pPr>
        <w:pStyle w:val="Heading4"/>
        <w:rPr>
          <w:lang w:eastAsia="en-US"/>
        </w:rPr>
      </w:pPr>
      <w:bookmarkStart w:id="26" w:name="OLE_LINK37"/>
      <w:r>
        <w:rPr>
          <w:lang w:eastAsia="en-US"/>
        </w:rPr>
        <w:lastRenderedPageBreak/>
        <w:t>Line 17</w:t>
      </w:r>
      <w:r w:rsidR="00C00385" w:rsidRPr="009E5C44">
        <w:rPr>
          <w:lang w:eastAsia="en-US"/>
        </w:rPr>
        <w:t>:</w:t>
      </w:r>
    </w:p>
    <w:p w14:paraId="38139B2F" w14:textId="77777777" w:rsidR="00B93CB5" w:rsidRDefault="00B93CB5" w:rsidP="00B93CB5">
      <w:pPr>
        <w:rPr>
          <w:lang w:eastAsia="en-US"/>
        </w:rPr>
      </w:pPr>
      <w:r w:rsidRPr="009E5C44">
        <w:rPr>
          <w:lang w:eastAsia="en-US"/>
        </w:rPr>
        <w:t xml:space="preserve">Specify the name of the influence line definition file </w:t>
      </w:r>
      <w:r w:rsidR="00FA0B0E">
        <w:rPr>
          <w:lang w:eastAsia="en-US"/>
        </w:rPr>
        <w:t xml:space="preserve">(see Section </w:t>
      </w:r>
      <w:r w:rsidR="00FA0B0E">
        <w:rPr>
          <w:lang w:eastAsia="en-US"/>
        </w:rPr>
        <w:fldChar w:fldCharType="begin"/>
      </w:r>
      <w:r w:rsidR="00FA0B0E">
        <w:rPr>
          <w:lang w:eastAsia="en-US"/>
        </w:rPr>
        <w:instrText xml:space="preserve"> REF _Ref341827184 \r \h </w:instrText>
      </w:r>
      <w:r w:rsidR="00FA0B0E">
        <w:rPr>
          <w:lang w:eastAsia="en-US"/>
        </w:rPr>
      </w:r>
      <w:r w:rsidR="00FA0B0E">
        <w:rPr>
          <w:lang w:eastAsia="en-US"/>
        </w:rPr>
        <w:fldChar w:fldCharType="separate"/>
      </w:r>
      <w:r w:rsidR="00341FA9">
        <w:rPr>
          <w:cs/>
          <w:lang w:eastAsia="en-US"/>
        </w:rPr>
        <w:t>‎</w:t>
      </w:r>
      <w:r w:rsidR="00341FA9">
        <w:rPr>
          <w:lang w:eastAsia="en-US"/>
        </w:rPr>
        <w:t>3.6</w:t>
      </w:r>
      <w:r w:rsidR="00FA0B0E">
        <w:rPr>
          <w:lang w:eastAsia="en-US"/>
        </w:rPr>
        <w:fldChar w:fldCharType="end"/>
      </w:r>
      <w:r w:rsidR="00FA0B0E">
        <w:rPr>
          <w:lang w:eastAsia="en-US"/>
        </w:rPr>
        <w:t xml:space="preserve">) </w:t>
      </w:r>
      <w:r w:rsidRPr="009E5C44">
        <w:rPr>
          <w:lang w:eastAsia="en-US"/>
        </w:rPr>
        <w:t xml:space="preserve">in the </w:t>
      </w:r>
      <w:r w:rsidR="0073228B">
        <w:rPr>
          <w:lang w:eastAsia="en-US"/>
        </w:rPr>
        <w:t>working</w:t>
      </w:r>
      <w:r w:rsidRPr="009E5C44">
        <w:rPr>
          <w:lang w:eastAsia="en-US"/>
        </w:rPr>
        <w:t xml:space="preserve"> folder.</w:t>
      </w:r>
    </w:p>
    <w:p w14:paraId="63353110" w14:textId="77777777" w:rsidR="00FA0B0E" w:rsidRPr="009E5C44" w:rsidRDefault="00FA0B0E" w:rsidP="00FA0B0E">
      <w:pPr>
        <w:pStyle w:val="Heading4"/>
        <w:rPr>
          <w:lang w:eastAsia="en-US"/>
        </w:rPr>
      </w:pPr>
      <w:r>
        <w:rPr>
          <w:lang w:eastAsia="en-US"/>
        </w:rPr>
        <w:t>Line 18</w:t>
      </w:r>
      <w:r w:rsidRPr="009E5C44">
        <w:rPr>
          <w:lang w:eastAsia="en-US"/>
        </w:rPr>
        <w:t>:</w:t>
      </w:r>
    </w:p>
    <w:p w14:paraId="0AA82E99" w14:textId="77777777" w:rsidR="00FA0B0E" w:rsidRPr="009E5C44" w:rsidRDefault="00FA0B0E" w:rsidP="00FA0B0E">
      <w:pPr>
        <w:rPr>
          <w:lang w:eastAsia="en-US"/>
        </w:rPr>
      </w:pPr>
      <w:r w:rsidRPr="009E5C44">
        <w:rPr>
          <w:lang w:eastAsia="en-US"/>
        </w:rPr>
        <w:t xml:space="preserve">Specify the name of the influence </w:t>
      </w:r>
      <w:r>
        <w:rPr>
          <w:lang w:eastAsia="en-US"/>
        </w:rPr>
        <w:t>surface</w:t>
      </w:r>
      <w:r w:rsidRPr="009E5C44">
        <w:rPr>
          <w:lang w:eastAsia="en-US"/>
        </w:rPr>
        <w:t xml:space="preserve"> definition file </w:t>
      </w:r>
      <w:r>
        <w:rPr>
          <w:lang w:eastAsia="en-US"/>
        </w:rPr>
        <w:t xml:space="preserve">(see Section </w:t>
      </w:r>
      <w:r>
        <w:rPr>
          <w:lang w:eastAsia="en-US"/>
        </w:rPr>
        <w:fldChar w:fldCharType="begin"/>
      </w:r>
      <w:r>
        <w:rPr>
          <w:lang w:eastAsia="en-US"/>
        </w:rPr>
        <w:instrText xml:space="preserve"> REF _Ref341827193 \r \h </w:instrText>
      </w:r>
      <w:r>
        <w:rPr>
          <w:lang w:eastAsia="en-US"/>
        </w:rPr>
      </w:r>
      <w:r>
        <w:rPr>
          <w:lang w:eastAsia="en-US"/>
        </w:rPr>
        <w:fldChar w:fldCharType="separate"/>
      </w:r>
      <w:r w:rsidR="00341FA9">
        <w:rPr>
          <w:cs/>
          <w:lang w:eastAsia="en-US"/>
        </w:rPr>
        <w:t>‎</w:t>
      </w:r>
      <w:r w:rsidR="00341FA9">
        <w:rPr>
          <w:lang w:eastAsia="en-US"/>
        </w:rPr>
        <w:t>3.7</w:t>
      </w:r>
      <w:r>
        <w:rPr>
          <w:lang w:eastAsia="en-US"/>
        </w:rPr>
        <w:fldChar w:fldCharType="end"/>
      </w:r>
      <w:r>
        <w:rPr>
          <w:lang w:eastAsia="en-US"/>
        </w:rPr>
        <w:t xml:space="preserve">) </w:t>
      </w:r>
      <w:r w:rsidRPr="009E5C44">
        <w:rPr>
          <w:lang w:eastAsia="en-US"/>
        </w:rPr>
        <w:t xml:space="preserve">in the </w:t>
      </w:r>
      <w:r>
        <w:rPr>
          <w:lang w:eastAsia="en-US"/>
        </w:rPr>
        <w:t>working</w:t>
      </w:r>
      <w:r w:rsidRPr="009E5C44">
        <w:rPr>
          <w:lang w:eastAsia="en-US"/>
        </w:rPr>
        <w:t xml:space="preserve"> folder.</w:t>
      </w:r>
    </w:p>
    <w:bookmarkEnd w:id="26"/>
    <w:p w14:paraId="711059C1" w14:textId="77777777" w:rsidR="00C00385" w:rsidRPr="009E5C44" w:rsidRDefault="00FA0B0E" w:rsidP="00C00385">
      <w:pPr>
        <w:pStyle w:val="Heading4"/>
        <w:rPr>
          <w:lang w:eastAsia="en-US"/>
        </w:rPr>
      </w:pPr>
      <w:r>
        <w:rPr>
          <w:lang w:eastAsia="en-US"/>
        </w:rPr>
        <w:t>Line 19</w:t>
      </w:r>
      <w:r w:rsidR="00C00385" w:rsidRPr="009E5C44">
        <w:rPr>
          <w:lang w:eastAsia="en-US"/>
        </w:rPr>
        <w:t>:</w:t>
      </w:r>
    </w:p>
    <w:p w14:paraId="1B502778" w14:textId="77777777" w:rsidR="00C00385" w:rsidRPr="009E5C44" w:rsidRDefault="00B93CB5" w:rsidP="00C00385">
      <w:pPr>
        <w:rPr>
          <w:lang w:eastAsia="en-US"/>
        </w:rPr>
      </w:pPr>
      <w:r w:rsidRPr="009E5C44">
        <w:rPr>
          <w:lang w:eastAsia="en-US"/>
        </w:rPr>
        <w:t>Specify the calculation time step which is used in passing the vehicles over the bridges. 0.1 s has been found a good compromise between accuracy and efficiency. For some very sharp influence lines (e.g. shear forces) a finer step may be required. A sensitivity study is recommended.</w:t>
      </w:r>
    </w:p>
    <w:p w14:paraId="6D06DEDD" w14:textId="77777777" w:rsidR="00C00385" w:rsidRPr="009E5C44" w:rsidRDefault="00092AE3" w:rsidP="00C00385">
      <w:pPr>
        <w:pStyle w:val="Heading4"/>
        <w:rPr>
          <w:lang w:eastAsia="en-US"/>
        </w:rPr>
      </w:pPr>
      <w:r>
        <w:rPr>
          <w:lang w:eastAsia="en-US"/>
        </w:rPr>
        <w:t xml:space="preserve">Line </w:t>
      </w:r>
      <w:r w:rsidR="00FA0B0E">
        <w:rPr>
          <w:lang w:eastAsia="en-US"/>
        </w:rPr>
        <w:t>20</w:t>
      </w:r>
      <w:r w:rsidR="00C00385" w:rsidRPr="009E5C44">
        <w:rPr>
          <w:lang w:eastAsia="en-US"/>
        </w:rPr>
        <w:t>:</w:t>
      </w:r>
    </w:p>
    <w:p w14:paraId="3BA0ADEF" w14:textId="77777777" w:rsidR="00C00385" w:rsidRPr="009E5C44" w:rsidRDefault="00B93CB5" w:rsidP="00C00385">
      <w:pPr>
        <w:rPr>
          <w:lang w:eastAsia="en-US"/>
        </w:rPr>
      </w:pPr>
      <w:r w:rsidRPr="009E5C44">
        <w:rPr>
          <w:lang w:eastAsia="en-US"/>
        </w:rPr>
        <w:t xml:space="preserve">To avoid unnecessary computation of smaller vehicles, this specifies the minim GVW for a vehicle’s load effect to be calculated. Its spatial arrangement on the road is not affected if its GVW is less than this number. The units are </w:t>
      </w:r>
      <w:proofErr w:type="spellStart"/>
      <w:r w:rsidRPr="009E5C44">
        <w:rPr>
          <w:lang w:eastAsia="en-US"/>
        </w:rPr>
        <w:t>deci</w:t>
      </w:r>
      <w:proofErr w:type="spellEnd"/>
      <w:r w:rsidRPr="009E5C44">
        <w:rPr>
          <w:lang w:eastAsia="en-US"/>
        </w:rPr>
        <w:t>-tonnes (t/10)</w:t>
      </w:r>
    </w:p>
    <w:p w14:paraId="1E3D8829" w14:textId="77777777" w:rsidR="00C00385" w:rsidRPr="006016DC" w:rsidRDefault="00C00385" w:rsidP="00C00385">
      <w:pPr>
        <w:pStyle w:val="Heading4"/>
        <w:rPr>
          <w:color w:val="FF0000"/>
          <w:lang w:eastAsia="en-US"/>
        </w:rPr>
      </w:pPr>
      <w:r w:rsidRPr="006016DC">
        <w:rPr>
          <w:color w:val="FF0000"/>
          <w:lang w:eastAsia="en-US"/>
        </w:rPr>
        <w:t xml:space="preserve">Line </w:t>
      </w:r>
      <w:r w:rsidR="00FA0B0E" w:rsidRPr="006016DC">
        <w:rPr>
          <w:color w:val="FF0000"/>
          <w:lang w:eastAsia="en-US"/>
        </w:rPr>
        <w:t>21</w:t>
      </w:r>
      <w:r w:rsidRPr="006016DC">
        <w:rPr>
          <w:color w:val="FF0000"/>
          <w:lang w:eastAsia="en-US"/>
        </w:rPr>
        <w:t>:</w:t>
      </w:r>
    </w:p>
    <w:p w14:paraId="399D5AAC" w14:textId="77777777" w:rsidR="00212E25" w:rsidRPr="009E5C44" w:rsidRDefault="00212E25" w:rsidP="00212E25">
      <w:pPr>
        <w:rPr>
          <w:lang w:eastAsia="en-US"/>
        </w:rPr>
      </w:pPr>
      <w:r w:rsidRPr="009E5C44">
        <w:rPr>
          <w:lang w:eastAsia="en-US"/>
        </w:rPr>
        <w:t>Specify “1” to write a full time history of the load effects – see section on BTLS Output for more details. This should be set to “0” for long simulations due to enormous resulting file size and slow execution.</w:t>
      </w:r>
    </w:p>
    <w:p w14:paraId="64AC40CA" w14:textId="77777777" w:rsidR="00212E25" w:rsidRPr="006016DC" w:rsidRDefault="00212E25" w:rsidP="00212E25">
      <w:pPr>
        <w:pStyle w:val="Heading4"/>
        <w:rPr>
          <w:color w:val="FF0000"/>
          <w:lang w:eastAsia="en-US"/>
        </w:rPr>
      </w:pPr>
      <w:r w:rsidRPr="006016DC">
        <w:rPr>
          <w:color w:val="FF0000"/>
          <w:lang w:eastAsia="en-US"/>
        </w:rPr>
        <w:t xml:space="preserve">Line </w:t>
      </w:r>
      <w:r w:rsidR="00FA0B0E" w:rsidRPr="006016DC">
        <w:rPr>
          <w:color w:val="FF0000"/>
          <w:lang w:eastAsia="en-US"/>
        </w:rPr>
        <w:t>22</w:t>
      </w:r>
      <w:r w:rsidRPr="006016DC">
        <w:rPr>
          <w:color w:val="FF0000"/>
          <w:lang w:eastAsia="en-US"/>
        </w:rPr>
        <w:t>:</w:t>
      </w:r>
    </w:p>
    <w:p w14:paraId="3F3E6A16" w14:textId="77777777" w:rsidR="00212E25" w:rsidRDefault="00212E25" w:rsidP="00212E25">
      <w:pPr>
        <w:rPr>
          <w:lang w:eastAsia="en-US"/>
        </w:rPr>
      </w:pPr>
      <w:r w:rsidRPr="009E5C44">
        <w:rPr>
          <w:lang w:eastAsia="en-US"/>
        </w:rPr>
        <w:t>Specify “1” to write the load effect value for each loading event that occurs. Again this can be a large file and cause slow execution for long-run simulations. See section on BTLS Output for more details.</w:t>
      </w:r>
    </w:p>
    <w:p w14:paraId="5878ACA0" w14:textId="77777777" w:rsidR="00212E25" w:rsidRPr="006016DC" w:rsidRDefault="00212E25" w:rsidP="00212E25">
      <w:pPr>
        <w:pStyle w:val="Heading4"/>
        <w:rPr>
          <w:color w:val="FF0000"/>
          <w:lang w:eastAsia="en-US"/>
        </w:rPr>
      </w:pPr>
      <w:r w:rsidRPr="006016DC">
        <w:rPr>
          <w:color w:val="FF0000"/>
          <w:lang w:eastAsia="en-US"/>
        </w:rPr>
        <w:lastRenderedPageBreak/>
        <w:t>Line 2</w:t>
      </w:r>
      <w:r w:rsidR="00FA0B0E" w:rsidRPr="006016DC">
        <w:rPr>
          <w:color w:val="FF0000"/>
          <w:lang w:eastAsia="en-US"/>
        </w:rPr>
        <w:t>3</w:t>
      </w:r>
      <w:r w:rsidRPr="006016DC">
        <w:rPr>
          <w:color w:val="FF0000"/>
          <w:lang w:eastAsia="en-US"/>
        </w:rPr>
        <w:t>:</w:t>
      </w:r>
    </w:p>
    <w:p w14:paraId="28835FC7" w14:textId="77777777" w:rsidR="00212E25" w:rsidRPr="009E5C44" w:rsidRDefault="00212E25" w:rsidP="00212E25">
      <w:pPr>
        <w:rPr>
          <w:lang w:eastAsia="en-US"/>
        </w:rPr>
      </w:pPr>
      <w:r w:rsidRPr="009E5C44">
        <w:rPr>
          <w:lang w:eastAsia="en-US"/>
        </w:rPr>
        <w:t>If each loading event value is to be written (Line 24), this option if set to “1” specifies the number of events that are stored in memory before writing to the hard drive. See section on BTLS Output for more details</w:t>
      </w:r>
      <w:r w:rsidR="00FA0B0E">
        <w:rPr>
          <w:lang w:eastAsia="en-US"/>
        </w:rPr>
        <w:t xml:space="preserve"> (Section </w:t>
      </w:r>
      <w:r w:rsidR="00FA0B0E">
        <w:rPr>
          <w:lang w:eastAsia="en-US"/>
        </w:rPr>
        <w:fldChar w:fldCharType="begin"/>
      </w:r>
      <w:r w:rsidR="00FA0B0E">
        <w:rPr>
          <w:lang w:eastAsia="en-US"/>
        </w:rPr>
        <w:instrText xml:space="preserve"> REF _Ref341827276 \r \h </w:instrText>
      </w:r>
      <w:r w:rsidR="00FA0B0E">
        <w:rPr>
          <w:lang w:eastAsia="en-US"/>
        </w:rPr>
      </w:r>
      <w:r w:rsidR="00FA0B0E">
        <w:rPr>
          <w:lang w:eastAsia="en-US"/>
        </w:rPr>
        <w:fldChar w:fldCharType="separate"/>
      </w:r>
      <w:r w:rsidR="00341FA9">
        <w:rPr>
          <w:cs/>
          <w:lang w:eastAsia="en-US"/>
        </w:rPr>
        <w:t>‎</w:t>
      </w:r>
      <w:r w:rsidR="00341FA9">
        <w:rPr>
          <w:lang w:eastAsia="en-US"/>
        </w:rPr>
        <w:t>5</w:t>
      </w:r>
      <w:r w:rsidR="00FA0B0E">
        <w:rPr>
          <w:lang w:eastAsia="en-US"/>
        </w:rPr>
        <w:fldChar w:fldCharType="end"/>
      </w:r>
      <w:r w:rsidR="00FA0B0E">
        <w:rPr>
          <w:lang w:eastAsia="en-US"/>
        </w:rPr>
        <w:t>)</w:t>
      </w:r>
      <w:r w:rsidRPr="009E5C44">
        <w:rPr>
          <w:lang w:eastAsia="en-US"/>
        </w:rPr>
        <w:t>.</w:t>
      </w:r>
    </w:p>
    <w:p w14:paraId="52FE0D1D" w14:textId="77777777" w:rsidR="00212E25" w:rsidRPr="006016DC" w:rsidRDefault="00212E25" w:rsidP="00212E25">
      <w:pPr>
        <w:pStyle w:val="Heading4"/>
        <w:rPr>
          <w:color w:val="FF0000"/>
          <w:lang w:eastAsia="en-US"/>
        </w:rPr>
      </w:pPr>
      <w:r w:rsidRPr="006016DC">
        <w:rPr>
          <w:color w:val="FF0000"/>
          <w:lang w:eastAsia="en-US"/>
        </w:rPr>
        <w:t>Line 2</w:t>
      </w:r>
      <w:r w:rsidR="00FA0B0E" w:rsidRPr="006016DC">
        <w:rPr>
          <w:color w:val="FF0000"/>
          <w:lang w:eastAsia="en-US"/>
        </w:rPr>
        <w:t>4</w:t>
      </w:r>
      <w:r w:rsidRPr="006016DC">
        <w:rPr>
          <w:color w:val="FF0000"/>
          <w:lang w:eastAsia="en-US"/>
        </w:rPr>
        <w:t>:</w:t>
      </w:r>
    </w:p>
    <w:p w14:paraId="7749F7BC" w14:textId="0C9C225A" w:rsidR="00212E25" w:rsidRDefault="00212E25" w:rsidP="00212E25">
      <w:pPr>
        <w:rPr>
          <w:lang w:eastAsia="en-US"/>
        </w:rPr>
      </w:pPr>
      <w:r>
        <w:rPr>
          <w:lang w:eastAsia="en-US"/>
        </w:rPr>
        <w:t>Writes a file suitable for further fatigue calculations, giving load cycles.</w:t>
      </w:r>
    </w:p>
    <w:p w14:paraId="6BC50B3F" w14:textId="438459C1" w:rsidR="00C73128" w:rsidRDefault="00C73128" w:rsidP="00C73128">
      <w:pPr>
        <w:pStyle w:val="Heading4"/>
        <w:rPr>
          <w:ins w:id="27" w:author="Ziyi Zhou" w:date="2022-08-31T01:45:00Z"/>
          <w:lang w:eastAsia="en-US"/>
        </w:rPr>
        <w:pPrChange w:id="28" w:author="Ziyi Zhou" w:date="2022-08-31T01:46:00Z">
          <w:pPr/>
        </w:pPrChange>
      </w:pPr>
      <w:ins w:id="29" w:author="Ziyi Zhou" w:date="2022-08-31T01:46:00Z">
        <w:r>
          <w:rPr>
            <w:lang w:eastAsia="en-US"/>
          </w:rPr>
          <w:t>Line 25:</w:t>
        </w:r>
      </w:ins>
    </w:p>
    <w:p w14:paraId="6FFD8253" w14:textId="158142A2" w:rsidR="00C73128" w:rsidRDefault="00447503" w:rsidP="00212E25">
      <w:pPr>
        <w:rPr>
          <w:lang w:eastAsia="en-US"/>
        </w:rPr>
      </w:pPr>
      <w:ins w:id="30" w:author="Ziyi Zhou" w:date="2022-08-31T01:47:00Z">
        <w:r>
          <w:rPr>
            <w:lang w:eastAsia="en-US"/>
          </w:rPr>
          <w:t>This option if “1” will c</w:t>
        </w:r>
      </w:ins>
      <w:ins w:id="31" w:author="Ziyi Zhou" w:date="2022-08-31T01:46:00Z">
        <w:r w:rsidR="00C73128">
          <w:rPr>
            <w:lang w:eastAsia="en-US"/>
          </w:rPr>
          <w:t xml:space="preserve">onduct </w:t>
        </w:r>
        <w:proofErr w:type="spellStart"/>
        <w:r w:rsidR="00C73128">
          <w:rPr>
            <w:lang w:eastAsia="en-US"/>
          </w:rPr>
          <w:t>Rainflow</w:t>
        </w:r>
        <w:proofErr w:type="spellEnd"/>
        <w:r w:rsidR="00C73128">
          <w:rPr>
            <w:lang w:eastAsia="en-US"/>
          </w:rPr>
          <w:t xml:space="preserve"> algorithm for the simulation. </w:t>
        </w:r>
      </w:ins>
    </w:p>
    <w:p w14:paraId="6BB1DE35" w14:textId="77777777" w:rsidR="00212E25" w:rsidRPr="009E5C44" w:rsidRDefault="00212E25" w:rsidP="00212E25">
      <w:pPr>
        <w:pStyle w:val="Heading4"/>
        <w:rPr>
          <w:lang w:eastAsia="en-US"/>
        </w:rPr>
      </w:pPr>
      <w:r w:rsidRPr="009E5C44">
        <w:rPr>
          <w:lang w:eastAsia="en-US"/>
        </w:rPr>
        <w:t xml:space="preserve">Line </w:t>
      </w:r>
      <w:r>
        <w:rPr>
          <w:lang w:eastAsia="en-US"/>
        </w:rPr>
        <w:t>2</w:t>
      </w:r>
      <w:r w:rsidR="00FA0B0E">
        <w:rPr>
          <w:lang w:eastAsia="en-US"/>
        </w:rPr>
        <w:t>5</w:t>
      </w:r>
      <w:r w:rsidRPr="009E5C44">
        <w:rPr>
          <w:lang w:eastAsia="en-US"/>
        </w:rPr>
        <w:t>:</w:t>
      </w:r>
    </w:p>
    <w:p w14:paraId="21A67B49" w14:textId="77777777" w:rsidR="00C00385" w:rsidRPr="009E5C44" w:rsidRDefault="00B93CB5" w:rsidP="00C00385">
      <w:pPr>
        <w:rPr>
          <w:lang w:eastAsia="en-US"/>
        </w:rPr>
      </w:pPr>
      <w:r w:rsidRPr="009E5C44">
        <w:rPr>
          <w:lang w:eastAsia="en-US"/>
        </w:rPr>
        <w:t>For all program modes, this option if “1” will write the generated or read</w:t>
      </w:r>
      <w:r w:rsidR="00212E25">
        <w:rPr>
          <w:lang w:eastAsia="en-US"/>
        </w:rPr>
        <w:t>-</w:t>
      </w:r>
      <w:r w:rsidRPr="009E5C44">
        <w:rPr>
          <w:lang w:eastAsia="en-US"/>
        </w:rPr>
        <w:t>in vehicle file. For long run simulations this should be “0” as very large files can result, filling hard drive space and causing very slow computation. Mostly useful for short debugging or test runs.</w:t>
      </w:r>
    </w:p>
    <w:p w14:paraId="0AD465E1" w14:textId="77777777" w:rsidR="00C00385" w:rsidRDefault="00C00385" w:rsidP="00C00385">
      <w:pPr>
        <w:pStyle w:val="Heading4"/>
        <w:rPr>
          <w:lang w:eastAsia="en-US"/>
        </w:rPr>
      </w:pPr>
      <w:bookmarkStart w:id="32" w:name="OLE_LINK38"/>
      <w:r w:rsidRPr="009E5C44">
        <w:rPr>
          <w:lang w:eastAsia="en-US"/>
        </w:rPr>
        <w:t>Line 2</w:t>
      </w:r>
      <w:r w:rsidR="00FA0B0E">
        <w:rPr>
          <w:lang w:eastAsia="en-US"/>
        </w:rPr>
        <w:t>6</w:t>
      </w:r>
      <w:r w:rsidRPr="009E5C44">
        <w:rPr>
          <w:lang w:eastAsia="en-US"/>
        </w:rPr>
        <w:t>:</w:t>
      </w:r>
    </w:p>
    <w:p w14:paraId="115531B9" w14:textId="77777777" w:rsidR="00FA0B0E" w:rsidRDefault="00F81A6F" w:rsidP="00FA0B0E">
      <w:pPr>
        <w:rPr>
          <w:lang w:eastAsia="en-US"/>
        </w:rPr>
      </w:pPr>
      <w:r>
        <w:rPr>
          <w:lang w:eastAsia="en-US"/>
        </w:rPr>
        <w:t xml:space="preserve">This specifies the format of the output file traffic file: </w:t>
      </w:r>
      <w:r w:rsidRPr="009E5C44">
        <w:rPr>
          <w:lang w:eastAsia="en-US"/>
        </w:rPr>
        <w:t xml:space="preserve">1 – CASTOR format, 2 – </w:t>
      </w:r>
      <w:proofErr w:type="spellStart"/>
      <w:r w:rsidRPr="009E5C44">
        <w:rPr>
          <w:lang w:eastAsia="en-US"/>
        </w:rPr>
        <w:t>BeDIT</w:t>
      </w:r>
      <w:proofErr w:type="spellEnd"/>
      <w:r>
        <w:rPr>
          <w:lang w:eastAsia="en-US"/>
        </w:rPr>
        <w:t>, 3 – DITIS.</w:t>
      </w:r>
    </w:p>
    <w:p w14:paraId="0C61368A" w14:textId="77777777" w:rsidR="00F81A6F" w:rsidRPr="00FA0B0E" w:rsidRDefault="00F81A6F" w:rsidP="00F81A6F">
      <w:pPr>
        <w:pStyle w:val="Heading4"/>
        <w:rPr>
          <w:lang w:eastAsia="en-US"/>
        </w:rPr>
      </w:pPr>
      <w:r>
        <w:rPr>
          <w:lang w:eastAsia="en-US"/>
        </w:rPr>
        <w:t>Line 27:</w:t>
      </w:r>
    </w:p>
    <w:bookmarkEnd w:id="32"/>
    <w:p w14:paraId="087605AE" w14:textId="77777777" w:rsidR="00C00385" w:rsidRPr="009E5C44" w:rsidRDefault="00C00385" w:rsidP="00C00385">
      <w:pPr>
        <w:rPr>
          <w:lang w:eastAsia="en-US"/>
        </w:rPr>
      </w:pPr>
      <w:r w:rsidRPr="009E5C44">
        <w:rPr>
          <w:lang w:eastAsia="en-US"/>
        </w:rPr>
        <w:t>The</w:t>
      </w:r>
      <w:r w:rsidR="00B93CB5" w:rsidRPr="009E5C44">
        <w:rPr>
          <w:lang w:eastAsia="en-US"/>
        </w:rPr>
        <w:t xml:space="preserve"> name of the file to be written if Line 2</w:t>
      </w:r>
      <w:r w:rsidR="00FA0B0E">
        <w:rPr>
          <w:lang w:eastAsia="en-US"/>
        </w:rPr>
        <w:t>5</w:t>
      </w:r>
      <w:r w:rsidR="00B93CB5" w:rsidRPr="009E5C44">
        <w:rPr>
          <w:lang w:eastAsia="en-US"/>
        </w:rPr>
        <w:t xml:space="preserve"> is “1”.</w:t>
      </w:r>
    </w:p>
    <w:p w14:paraId="32C4AADF" w14:textId="77777777" w:rsidR="00C00385" w:rsidRPr="009E5C44" w:rsidRDefault="00C00385" w:rsidP="00C00385">
      <w:pPr>
        <w:pStyle w:val="Heading4"/>
        <w:rPr>
          <w:lang w:eastAsia="en-US"/>
        </w:rPr>
      </w:pPr>
      <w:r w:rsidRPr="009E5C44">
        <w:rPr>
          <w:lang w:eastAsia="en-US"/>
        </w:rPr>
        <w:t>Line 2</w:t>
      </w:r>
      <w:r w:rsidR="00F81A6F">
        <w:rPr>
          <w:lang w:eastAsia="en-US"/>
        </w:rPr>
        <w:t>8</w:t>
      </w:r>
      <w:r w:rsidRPr="009E5C44">
        <w:rPr>
          <w:lang w:eastAsia="en-US"/>
        </w:rPr>
        <w:t>:</w:t>
      </w:r>
    </w:p>
    <w:p w14:paraId="3DDBEB81" w14:textId="77777777" w:rsidR="001702DE" w:rsidRPr="009E5C44" w:rsidRDefault="00B93CB5" w:rsidP="001702DE">
      <w:pPr>
        <w:rPr>
          <w:lang w:eastAsia="en-US"/>
        </w:rPr>
      </w:pPr>
      <w:r w:rsidRPr="009E5C44">
        <w:rPr>
          <w:lang w:eastAsia="en-US"/>
        </w:rPr>
        <w:t>If the vehicle file is to be written (Line 2</w:t>
      </w:r>
      <w:r w:rsidR="00212E25">
        <w:rPr>
          <w:lang w:eastAsia="en-US"/>
        </w:rPr>
        <w:t>2</w:t>
      </w:r>
      <w:r w:rsidRPr="009E5C44">
        <w:rPr>
          <w:lang w:eastAsia="en-US"/>
        </w:rPr>
        <w:t xml:space="preserve"> set to “1”), this specifies t</w:t>
      </w:r>
      <w:r w:rsidR="00C00385" w:rsidRPr="009E5C44">
        <w:rPr>
          <w:lang w:eastAsia="en-US"/>
        </w:rPr>
        <w:t>he</w:t>
      </w:r>
      <w:r w:rsidRPr="009E5C44">
        <w:rPr>
          <w:lang w:eastAsia="en-US"/>
        </w:rPr>
        <w:t xml:space="preserve"> number of vehicles that are stored in memory before writing to the hard drive.</w:t>
      </w:r>
      <w:r w:rsidR="001702DE" w:rsidRPr="009E5C44">
        <w:rPr>
          <w:lang w:eastAsia="en-US"/>
        </w:rPr>
        <w:t xml:space="preserve"> See section on BTLS Output for more details.</w:t>
      </w:r>
    </w:p>
    <w:p w14:paraId="38E67A12" w14:textId="77777777" w:rsidR="00C00385" w:rsidRPr="00656818" w:rsidRDefault="00C00385" w:rsidP="001702DE">
      <w:pPr>
        <w:pStyle w:val="Heading4"/>
        <w:rPr>
          <w:color w:val="000000" w:themeColor="text1"/>
          <w:lang w:eastAsia="en-US"/>
        </w:rPr>
      </w:pPr>
      <w:r w:rsidRPr="00656818">
        <w:rPr>
          <w:color w:val="000000" w:themeColor="text1"/>
          <w:lang w:eastAsia="en-US"/>
        </w:rPr>
        <w:lastRenderedPageBreak/>
        <w:t>Line 2</w:t>
      </w:r>
      <w:r w:rsidR="00F81A6F" w:rsidRPr="00656818">
        <w:rPr>
          <w:color w:val="000000" w:themeColor="text1"/>
          <w:lang w:eastAsia="en-US"/>
        </w:rPr>
        <w:t>9</w:t>
      </w:r>
      <w:r w:rsidRPr="00656818">
        <w:rPr>
          <w:color w:val="000000" w:themeColor="text1"/>
          <w:lang w:eastAsia="en-US"/>
        </w:rPr>
        <w:t>:</w:t>
      </w:r>
    </w:p>
    <w:p w14:paraId="7CE5E5F1" w14:textId="77777777" w:rsidR="00212E25" w:rsidRPr="00212E25" w:rsidRDefault="00212E25" w:rsidP="00212E25">
      <w:pPr>
        <w:rPr>
          <w:lang w:eastAsia="en-US"/>
        </w:rPr>
      </w:pPr>
      <w:r>
        <w:rPr>
          <w:lang w:eastAsia="en-US"/>
        </w:rPr>
        <w:t>If this is set to “1” files are output giving the traffic flow and composition information for each hour of the simulation for each lane.</w:t>
      </w:r>
    </w:p>
    <w:p w14:paraId="1AB353DA" w14:textId="77777777" w:rsidR="00C00385" w:rsidRPr="00656818" w:rsidRDefault="00212E25" w:rsidP="00C00385">
      <w:pPr>
        <w:pStyle w:val="Heading4"/>
        <w:rPr>
          <w:color w:val="FF0000"/>
          <w:lang w:eastAsia="en-US"/>
        </w:rPr>
      </w:pPr>
      <w:r w:rsidRPr="00656818">
        <w:rPr>
          <w:color w:val="FF0000"/>
          <w:lang w:eastAsia="en-US"/>
        </w:rPr>
        <w:t xml:space="preserve">Line </w:t>
      </w:r>
      <w:r w:rsidR="00F81A6F" w:rsidRPr="00656818">
        <w:rPr>
          <w:color w:val="FF0000"/>
          <w:lang w:eastAsia="en-US"/>
        </w:rPr>
        <w:t>30</w:t>
      </w:r>
      <w:r w:rsidR="00C00385" w:rsidRPr="00656818">
        <w:rPr>
          <w:color w:val="FF0000"/>
          <w:lang w:eastAsia="en-US"/>
        </w:rPr>
        <w:t>:</w:t>
      </w:r>
    </w:p>
    <w:p w14:paraId="6CA48B10" w14:textId="77777777" w:rsidR="00212E25" w:rsidRPr="00212E25" w:rsidRDefault="00212E25" w:rsidP="00212E25">
      <w:pPr>
        <w:rPr>
          <w:lang w:eastAsia="en-US"/>
        </w:rPr>
      </w:pPr>
      <w:r>
        <w:rPr>
          <w:lang w:eastAsia="en-US"/>
        </w:rPr>
        <w:t>If this option is “1” calculations are performed that can be used to write block maxima output. Set to “0” to override all block maxima output and calculations.</w:t>
      </w:r>
    </w:p>
    <w:p w14:paraId="7F77DFD7" w14:textId="77777777" w:rsidR="00212E25" w:rsidRPr="009E5C44" w:rsidRDefault="00212E25" w:rsidP="00212E25">
      <w:pPr>
        <w:pStyle w:val="Heading4"/>
        <w:rPr>
          <w:lang w:eastAsia="en-US"/>
        </w:rPr>
      </w:pPr>
      <w:bookmarkStart w:id="33" w:name="OLE_LINK42"/>
      <w:r w:rsidRPr="009E5C44">
        <w:rPr>
          <w:lang w:eastAsia="en-US"/>
        </w:rPr>
        <w:t xml:space="preserve">Line </w:t>
      </w:r>
      <w:r w:rsidR="00F81A6F">
        <w:rPr>
          <w:lang w:eastAsia="en-US"/>
        </w:rPr>
        <w:t>31</w:t>
      </w:r>
      <w:r w:rsidRPr="009E5C44">
        <w:rPr>
          <w:lang w:eastAsia="en-US"/>
        </w:rPr>
        <w:t>:</w:t>
      </w:r>
    </w:p>
    <w:p w14:paraId="34D34533" w14:textId="77777777" w:rsidR="00212E25" w:rsidRPr="009E5C44" w:rsidRDefault="00212E25" w:rsidP="00212E25">
      <w:pPr>
        <w:rPr>
          <w:lang w:eastAsia="en-US"/>
        </w:rPr>
      </w:pPr>
      <w:r w:rsidRPr="009E5C44">
        <w:rPr>
          <w:lang w:eastAsia="en-US"/>
        </w:rPr>
        <w:t xml:space="preserve">For block maximum output, this specifies the block size in days for which the maximum is retained (it can be zero if Line </w:t>
      </w:r>
      <w:r w:rsidR="00F81A6F">
        <w:rPr>
          <w:lang w:eastAsia="en-US"/>
        </w:rPr>
        <w:t>32</w:t>
      </w:r>
      <w:r w:rsidRPr="009E5C44">
        <w:rPr>
          <w:lang w:eastAsia="en-US"/>
        </w:rPr>
        <w:t xml:space="preserve"> has a number &gt;</w:t>
      </w:r>
      <w:r>
        <w:rPr>
          <w:lang w:eastAsia="en-US"/>
        </w:rPr>
        <w:t xml:space="preserve"> </w:t>
      </w:r>
      <w:r w:rsidRPr="009E5C44">
        <w:rPr>
          <w:lang w:eastAsia="en-US"/>
        </w:rPr>
        <w:t>0).</w:t>
      </w:r>
    </w:p>
    <w:p w14:paraId="28128660" w14:textId="77777777" w:rsidR="00212E25" w:rsidRPr="009E5C44" w:rsidRDefault="00212E25" w:rsidP="00212E25">
      <w:pPr>
        <w:pStyle w:val="Heading4"/>
        <w:rPr>
          <w:lang w:eastAsia="en-US"/>
        </w:rPr>
      </w:pPr>
      <w:r w:rsidRPr="009E5C44">
        <w:rPr>
          <w:lang w:eastAsia="en-US"/>
        </w:rPr>
        <w:t xml:space="preserve">Line </w:t>
      </w:r>
      <w:r w:rsidR="00F81A6F">
        <w:rPr>
          <w:lang w:eastAsia="en-US"/>
        </w:rPr>
        <w:t>32</w:t>
      </w:r>
      <w:r w:rsidRPr="009E5C44">
        <w:rPr>
          <w:lang w:eastAsia="en-US"/>
        </w:rPr>
        <w:t>:</w:t>
      </w:r>
    </w:p>
    <w:p w14:paraId="69B9EA56" w14:textId="77777777" w:rsidR="00212E25" w:rsidRPr="009E5C44" w:rsidRDefault="00212E25" w:rsidP="00212E25">
      <w:pPr>
        <w:rPr>
          <w:lang w:eastAsia="en-US"/>
        </w:rPr>
      </w:pPr>
      <w:r w:rsidRPr="009E5C44">
        <w:rPr>
          <w:lang w:eastAsia="en-US"/>
        </w:rPr>
        <w:t xml:space="preserve">For block maximum output, this specifies the block size in seconds for which the maximum is retained (it can be zero if Line </w:t>
      </w:r>
      <w:r w:rsidR="00F81A6F">
        <w:rPr>
          <w:lang w:eastAsia="en-US"/>
        </w:rPr>
        <w:t>31</w:t>
      </w:r>
      <w:r w:rsidRPr="009E5C44">
        <w:rPr>
          <w:lang w:eastAsia="en-US"/>
        </w:rPr>
        <w:t xml:space="preserve"> has a number &gt;</w:t>
      </w:r>
      <w:r>
        <w:rPr>
          <w:lang w:eastAsia="en-US"/>
        </w:rPr>
        <w:t xml:space="preserve"> </w:t>
      </w:r>
      <w:r w:rsidRPr="009E5C44">
        <w:rPr>
          <w:lang w:eastAsia="en-US"/>
        </w:rPr>
        <w:t>0).</w:t>
      </w:r>
    </w:p>
    <w:bookmarkEnd w:id="33"/>
    <w:p w14:paraId="1C5FE0CD" w14:textId="77777777" w:rsidR="00212E25" w:rsidRPr="009E5C44" w:rsidRDefault="00212E25" w:rsidP="00212E25">
      <w:pPr>
        <w:pStyle w:val="Heading4"/>
        <w:rPr>
          <w:lang w:eastAsia="en-US"/>
        </w:rPr>
      </w:pPr>
      <w:r>
        <w:rPr>
          <w:lang w:eastAsia="en-US"/>
        </w:rPr>
        <w:t xml:space="preserve">Line </w:t>
      </w:r>
      <w:r w:rsidR="00F81A6F">
        <w:rPr>
          <w:lang w:eastAsia="en-US"/>
        </w:rPr>
        <w:t>33</w:t>
      </w:r>
      <w:r w:rsidRPr="009E5C44">
        <w:rPr>
          <w:lang w:eastAsia="en-US"/>
        </w:rPr>
        <w:t>:</w:t>
      </w:r>
    </w:p>
    <w:p w14:paraId="253FE01B" w14:textId="77777777" w:rsidR="00212E25" w:rsidRPr="009E5C44" w:rsidRDefault="00212E25" w:rsidP="00212E25">
      <w:pPr>
        <w:rPr>
          <w:lang w:eastAsia="en-US"/>
        </w:rPr>
      </w:pPr>
      <w:r w:rsidRPr="009E5C44">
        <w:rPr>
          <w:lang w:eastAsia="en-US"/>
        </w:rPr>
        <w:t xml:space="preserve">Specify “1” to write block maximum load effect </w:t>
      </w:r>
      <w:r>
        <w:rPr>
          <w:lang w:eastAsia="en-US"/>
        </w:rPr>
        <w:t xml:space="preserve">and vehicle </w:t>
      </w:r>
      <w:r w:rsidRPr="009E5C44">
        <w:rPr>
          <w:lang w:eastAsia="en-US"/>
        </w:rPr>
        <w:t>output files</w:t>
      </w:r>
      <w:r>
        <w:rPr>
          <w:lang w:eastAsia="en-US"/>
        </w:rPr>
        <w:t xml:space="preserve"> for each number of vehicles comprising the events</w:t>
      </w:r>
      <w:r w:rsidRPr="009E5C44">
        <w:rPr>
          <w:lang w:eastAsia="en-US"/>
        </w:rPr>
        <w:t xml:space="preserve">. See section on BTLS Output </w:t>
      </w:r>
      <w:bookmarkStart w:id="34" w:name="OLE_LINK40"/>
      <w:r w:rsidR="00F81A6F">
        <w:rPr>
          <w:lang w:eastAsia="en-US"/>
        </w:rPr>
        <w:t>(Section</w:t>
      </w:r>
      <w:r w:rsidR="00877123">
        <w:rPr>
          <w:lang w:eastAsia="en-US"/>
        </w:rPr>
        <w:t xml:space="preserve"> </w:t>
      </w:r>
      <w:bookmarkStart w:id="35" w:name="OLE_LINK44"/>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bookmarkEnd w:id="35"/>
      <w:r w:rsidR="00F81A6F">
        <w:rPr>
          <w:lang w:eastAsia="en-US"/>
        </w:rPr>
        <w:t xml:space="preserve">) </w:t>
      </w:r>
      <w:bookmarkEnd w:id="34"/>
      <w:r w:rsidRPr="009E5C44">
        <w:rPr>
          <w:lang w:eastAsia="en-US"/>
        </w:rPr>
        <w:t>for more details.</w:t>
      </w:r>
    </w:p>
    <w:p w14:paraId="1E85382A" w14:textId="77777777" w:rsidR="001702DE" w:rsidRPr="009E5C44" w:rsidRDefault="001702DE" w:rsidP="001702DE">
      <w:pPr>
        <w:pStyle w:val="Heading4"/>
        <w:rPr>
          <w:lang w:eastAsia="en-US"/>
        </w:rPr>
      </w:pPr>
      <w:r w:rsidRPr="009E5C44">
        <w:rPr>
          <w:lang w:eastAsia="en-US"/>
        </w:rPr>
        <w:t xml:space="preserve">Line </w:t>
      </w:r>
      <w:r w:rsidR="00F81A6F">
        <w:rPr>
          <w:lang w:eastAsia="en-US"/>
        </w:rPr>
        <w:t>34</w:t>
      </w:r>
      <w:r w:rsidRPr="009E5C44">
        <w:rPr>
          <w:lang w:eastAsia="en-US"/>
        </w:rPr>
        <w:t>:</w:t>
      </w:r>
    </w:p>
    <w:p w14:paraId="77C85A41" w14:textId="77777777" w:rsidR="00212E25" w:rsidRDefault="001702DE" w:rsidP="00212E25">
      <w:pPr>
        <w:rPr>
          <w:lang w:eastAsia="en-US"/>
        </w:rPr>
      </w:pPr>
      <w:r w:rsidRPr="009E5C44">
        <w:rPr>
          <w:lang w:eastAsia="en-US"/>
        </w:rPr>
        <w:t xml:space="preserve">Specify whether to write the block maximum summary files (“1” or “0”).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r w:rsidR="00212E25" w:rsidRPr="00212E25">
        <w:rPr>
          <w:lang w:eastAsia="en-US"/>
        </w:rPr>
        <w:t xml:space="preserve"> </w:t>
      </w:r>
    </w:p>
    <w:p w14:paraId="5C3B55E4" w14:textId="77777777" w:rsidR="00212E25" w:rsidRPr="009E5C44" w:rsidRDefault="00212E25" w:rsidP="00212E25">
      <w:pPr>
        <w:pStyle w:val="Heading4"/>
        <w:rPr>
          <w:lang w:eastAsia="en-US"/>
        </w:rPr>
      </w:pPr>
      <w:r w:rsidRPr="009E5C44">
        <w:rPr>
          <w:lang w:eastAsia="en-US"/>
        </w:rPr>
        <w:t xml:space="preserve">Line </w:t>
      </w:r>
      <w:r w:rsidR="00F81A6F">
        <w:rPr>
          <w:lang w:eastAsia="en-US"/>
        </w:rPr>
        <w:t>35</w:t>
      </w:r>
      <w:r w:rsidRPr="009E5C44">
        <w:rPr>
          <w:lang w:eastAsia="en-US"/>
        </w:rPr>
        <w:t>:</w:t>
      </w:r>
    </w:p>
    <w:p w14:paraId="6B5AE36B" w14:textId="77777777" w:rsidR="001702DE" w:rsidRPr="009E5C44" w:rsidRDefault="00212E25" w:rsidP="001702DE">
      <w:pPr>
        <w:rPr>
          <w:lang w:eastAsia="en-US"/>
        </w:rPr>
      </w:pPr>
      <w:r w:rsidRPr="009E5C44">
        <w:rPr>
          <w:lang w:eastAsia="en-US"/>
        </w:rPr>
        <w:t>Specify “1” to write block maximum load effect output files</w:t>
      </w:r>
      <w:r>
        <w:rPr>
          <w:lang w:eastAsia="en-US"/>
        </w:rPr>
        <w:t xml:space="preserve"> for which the events are not separated by the number of vehicles in the event</w:t>
      </w:r>
      <w:r w:rsidRPr="009E5C44">
        <w:rPr>
          <w:lang w:eastAsia="en-US"/>
        </w:rPr>
        <w:t xml:space="preserve">, or “0” to not.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14:paraId="18D366AD" w14:textId="77777777" w:rsidR="001702DE" w:rsidRPr="009E5C44" w:rsidRDefault="001702DE" w:rsidP="001702DE">
      <w:pPr>
        <w:pStyle w:val="Heading4"/>
        <w:rPr>
          <w:lang w:eastAsia="en-US"/>
        </w:rPr>
      </w:pPr>
      <w:r w:rsidRPr="009E5C44">
        <w:rPr>
          <w:lang w:eastAsia="en-US"/>
        </w:rPr>
        <w:lastRenderedPageBreak/>
        <w:t xml:space="preserve">Line </w:t>
      </w:r>
      <w:r w:rsidR="00212E25">
        <w:rPr>
          <w:lang w:eastAsia="en-US"/>
        </w:rPr>
        <w:t>3</w:t>
      </w:r>
      <w:r w:rsidR="00F81A6F">
        <w:rPr>
          <w:lang w:eastAsia="en-US"/>
        </w:rPr>
        <w:t>6</w:t>
      </w:r>
      <w:r w:rsidRPr="009E5C44">
        <w:rPr>
          <w:lang w:eastAsia="en-US"/>
        </w:rPr>
        <w:t>:</w:t>
      </w:r>
    </w:p>
    <w:p w14:paraId="0116B66B" w14:textId="77777777" w:rsidR="001702DE" w:rsidRDefault="001702DE" w:rsidP="001702DE">
      <w:pPr>
        <w:rPr>
          <w:lang w:eastAsia="en-US"/>
        </w:rPr>
      </w:pPr>
      <w:r w:rsidRPr="009E5C44">
        <w:rPr>
          <w:lang w:eastAsia="en-US"/>
        </w:rPr>
        <w:t xml:space="preserve">If block maximum output is to be written (Line </w:t>
      </w:r>
      <w:r w:rsidR="00F81A6F">
        <w:rPr>
          <w:lang w:eastAsia="en-US"/>
        </w:rPr>
        <w:t>30</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_Ref341827799 \r \h </w:instrText>
      </w:r>
      <w:r w:rsidR="00877123">
        <w:rPr>
          <w:lang w:eastAsia="en-US"/>
        </w:rPr>
      </w:r>
      <w:r w:rsidR="00877123">
        <w:rPr>
          <w:lang w:eastAsia="en-US"/>
        </w:rPr>
        <w:fldChar w:fldCharType="separate"/>
      </w:r>
      <w:r w:rsidR="00341FA9">
        <w:rPr>
          <w:cs/>
          <w:lang w:eastAsia="en-US"/>
        </w:rPr>
        <w:t>‎</w:t>
      </w:r>
      <w:r w:rsidR="00341FA9">
        <w:rPr>
          <w:lang w:eastAsia="en-US"/>
        </w:rPr>
        <w:t>5.4</w:t>
      </w:r>
      <w:r w:rsidR="00877123">
        <w:rPr>
          <w:lang w:eastAsia="en-US"/>
        </w:rPr>
        <w:fldChar w:fldCharType="end"/>
      </w:r>
      <w:r w:rsidR="00F81A6F">
        <w:rPr>
          <w:lang w:eastAsia="en-US"/>
        </w:rPr>
        <w:t xml:space="preserve">) </w:t>
      </w:r>
      <w:r w:rsidRPr="009E5C44">
        <w:rPr>
          <w:lang w:eastAsia="en-US"/>
        </w:rPr>
        <w:t>for more details.</w:t>
      </w:r>
    </w:p>
    <w:p w14:paraId="5F60E9DB" w14:textId="77777777" w:rsidR="00717CA5" w:rsidRPr="00630AA0" w:rsidRDefault="00F81A6F" w:rsidP="00717CA5">
      <w:pPr>
        <w:pStyle w:val="Heading4"/>
        <w:rPr>
          <w:color w:val="FF0000"/>
          <w:lang w:eastAsia="en-US"/>
        </w:rPr>
      </w:pPr>
      <w:r w:rsidRPr="00630AA0">
        <w:rPr>
          <w:color w:val="FF0000"/>
          <w:lang w:eastAsia="en-US"/>
        </w:rPr>
        <w:t>Line 37</w:t>
      </w:r>
      <w:r w:rsidR="00717CA5" w:rsidRPr="00630AA0">
        <w:rPr>
          <w:color w:val="FF0000"/>
          <w:lang w:eastAsia="en-US"/>
        </w:rPr>
        <w:t>:</w:t>
      </w:r>
    </w:p>
    <w:p w14:paraId="23F85F3D" w14:textId="77777777" w:rsidR="00717CA5" w:rsidRPr="00212E25" w:rsidRDefault="00717CA5" w:rsidP="00717CA5">
      <w:pPr>
        <w:rPr>
          <w:lang w:eastAsia="en-US"/>
        </w:rPr>
      </w:pPr>
      <w:r>
        <w:rPr>
          <w:lang w:eastAsia="en-US"/>
        </w:rPr>
        <w:t>If this option is “1” calculations are performed that can be used to write peaks-over-threshold (POT) output. Set to “0” to override all POT output and calculations.</w:t>
      </w:r>
      <w:r w:rsidR="00663497">
        <w:rPr>
          <w:lang w:eastAsia="en-US"/>
        </w:rPr>
        <w:t xml:space="preserve"> Note that the thresholds for each load effect are set in the Bridge Definition File</w:t>
      </w:r>
      <w:r w:rsidR="00F81A6F">
        <w:rPr>
          <w:lang w:eastAsia="en-US"/>
        </w:rPr>
        <w:t xml:space="preserve"> (Section </w:t>
      </w:r>
      <w:r w:rsidR="00F81A6F">
        <w:rPr>
          <w:lang w:eastAsia="en-US"/>
        </w:rPr>
        <w:fldChar w:fldCharType="begin"/>
      </w:r>
      <w:r w:rsidR="00F81A6F">
        <w:rPr>
          <w:lang w:eastAsia="en-US"/>
        </w:rPr>
        <w:instrText xml:space="preserve"> REF _Ref341827580 \r \h </w:instrText>
      </w:r>
      <w:r w:rsidR="00F81A6F">
        <w:rPr>
          <w:lang w:eastAsia="en-US"/>
        </w:rPr>
      </w:r>
      <w:r w:rsidR="00F81A6F">
        <w:rPr>
          <w:lang w:eastAsia="en-US"/>
        </w:rPr>
        <w:fldChar w:fldCharType="separate"/>
      </w:r>
      <w:r w:rsidR="00341FA9">
        <w:rPr>
          <w:cs/>
          <w:lang w:eastAsia="en-US"/>
        </w:rPr>
        <w:t>‎</w:t>
      </w:r>
      <w:r w:rsidR="00341FA9">
        <w:rPr>
          <w:lang w:eastAsia="en-US"/>
        </w:rPr>
        <w:t>3.4</w:t>
      </w:r>
      <w:r w:rsidR="00F81A6F">
        <w:rPr>
          <w:lang w:eastAsia="en-US"/>
        </w:rPr>
        <w:fldChar w:fldCharType="end"/>
      </w:r>
      <w:r w:rsidR="00F81A6F">
        <w:rPr>
          <w:lang w:eastAsia="en-US"/>
        </w:rPr>
        <w:t>)</w:t>
      </w:r>
      <w:r w:rsidR="00663497">
        <w:rPr>
          <w:lang w:eastAsia="en-US"/>
        </w:rPr>
        <w:t>.</w:t>
      </w:r>
    </w:p>
    <w:p w14:paraId="0A6A5C96" w14:textId="77777777" w:rsidR="00717CA5" w:rsidRPr="009E5C44" w:rsidRDefault="00717CA5" w:rsidP="00717CA5">
      <w:pPr>
        <w:pStyle w:val="Heading4"/>
        <w:rPr>
          <w:lang w:eastAsia="en-US"/>
        </w:rPr>
      </w:pPr>
      <w:r w:rsidRPr="009E5C44">
        <w:rPr>
          <w:lang w:eastAsia="en-US"/>
        </w:rPr>
        <w:t xml:space="preserve">Line </w:t>
      </w:r>
      <w:r>
        <w:rPr>
          <w:lang w:eastAsia="en-US"/>
        </w:rPr>
        <w:t>3</w:t>
      </w:r>
      <w:r w:rsidR="00F81A6F">
        <w:rPr>
          <w:lang w:eastAsia="en-US"/>
        </w:rPr>
        <w:t>8</w:t>
      </w:r>
      <w:r w:rsidRPr="009E5C44">
        <w:rPr>
          <w:lang w:eastAsia="en-US"/>
        </w:rPr>
        <w:t>:</w:t>
      </w:r>
    </w:p>
    <w:p w14:paraId="2D6EAD87" w14:textId="77777777" w:rsidR="00717CA5" w:rsidRPr="009E5C44"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if the vehicles comprising the peak events are to be output to a vehicle-event file</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(Section</w:t>
      </w:r>
      <w:r w:rsidR="00877123">
        <w:rPr>
          <w:lang w:eastAsia="en-US"/>
        </w:rPr>
        <w:t xml:space="preserve"> </w:t>
      </w:r>
      <w:bookmarkStart w:id="36" w:name="OLE_LINK45"/>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bookmarkEnd w:id="36"/>
      <w:r w:rsidR="00F81A6F">
        <w:rPr>
          <w:lang w:eastAsia="en-US"/>
        </w:rPr>
        <w:t xml:space="preserve">) </w:t>
      </w:r>
      <w:r w:rsidRPr="009E5C44">
        <w:rPr>
          <w:lang w:eastAsia="en-US"/>
        </w:rPr>
        <w:t>for more details.</w:t>
      </w:r>
    </w:p>
    <w:p w14:paraId="0A03CF04" w14:textId="77777777" w:rsidR="00717CA5" w:rsidRPr="009E5C44" w:rsidRDefault="00717CA5" w:rsidP="00717CA5">
      <w:pPr>
        <w:pStyle w:val="Heading4"/>
        <w:rPr>
          <w:lang w:eastAsia="en-US"/>
        </w:rPr>
      </w:pPr>
      <w:bookmarkStart w:id="37" w:name="OLE_LINK41"/>
      <w:r w:rsidRPr="009E5C44">
        <w:rPr>
          <w:lang w:eastAsia="en-US"/>
        </w:rPr>
        <w:t xml:space="preserve">Line </w:t>
      </w:r>
      <w:r>
        <w:rPr>
          <w:lang w:eastAsia="en-US"/>
        </w:rPr>
        <w:t>3</w:t>
      </w:r>
      <w:r w:rsidR="00F81A6F">
        <w:rPr>
          <w:lang w:eastAsia="en-US"/>
        </w:rPr>
        <w:t>9</w:t>
      </w:r>
      <w:r w:rsidRPr="009E5C44">
        <w:rPr>
          <w:lang w:eastAsia="en-US"/>
        </w:rPr>
        <w:t>:</w:t>
      </w:r>
    </w:p>
    <w:p w14:paraId="4F297E0E" w14:textId="77777777" w:rsidR="00717CA5" w:rsidRDefault="00717CA5" w:rsidP="00717CA5">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summary files are to be written.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14:paraId="05D5C25F" w14:textId="77777777" w:rsidR="00F81A6F" w:rsidRPr="009E5C44" w:rsidRDefault="00F81A6F" w:rsidP="00F81A6F">
      <w:pPr>
        <w:pStyle w:val="Heading4"/>
        <w:rPr>
          <w:lang w:eastAsia="en-US"/>
        </w:rPr>
      </w:pPr>
      <w:r w:rsidRPr="009E5C44">
        <w:rPr>
          <w:lang w:eastAsia="en-US"/>
        </w:rPr>
        <w:t xml:space="preserve">Line </w:t>
      </w:r>
      <w:r>
        <w:rPr>
          <w:lang w:eastAsia="en-US"/>
        </w:rPr>
        <w:t>40</w:t>
      </w:r>
      <w:r w:rsidRPr="009E5C44">
        <w:rPr>
          <w:lang w:eastAsia="en-US"/>
        </w:rPr>
        <w:t>:</w:t>
      </w:r>
    </w:p>
    <w:p w14:paraId="748E5D79" w14:textId="77777777" w:rsidR="00F81A6F" w:rsidRDefault="00F81A6F" w:rsidP="00F81A6F">
      <w:pPr>
        <w:rPr>
          <w:lang w:eastAsia="en-US"/>
        </w:rPr>
      </w:pPr>
      <w:r w:rsidRPr="009E5C44">
        <w:rPr>
          <w:lang w:eastAsia="en-US"/>
        </w:rPr>
        <w:t xml:space="preserve">For </w:t>
      </w:r>
      <w:r>
        <w:rPr>
          <w:lang w:eastAsia="en-US"/>
        </w:rPr>
        <w:t>POT</w:t>
      </w:r>
      <w:r w:rsidRPr="009E5C44">
        <w:rPr>
          <w:lang w:eastAsia="en-US"/>
        </w:rPr>
        <w:t xml:space="preserve"> output, this specifies </w:t>
      </w:r>
      <w:r>
        <w:rPr>
          <w:lang w:eastAsia="en-US"/>
        </w:rPr>
        <w:t xml:space="preserve">if a peaks counter file is to be written. </w:t>
      </w:r>
      <w:r w:rsidRPr="009E5C44">
        <w:rPr>
          <w:lang w:eastAsia="en-US"/>
        </w:rPr>
        <w:t xml:space="preserve">See section on BTLS Output </w:t>
      </w:r>
      <w:r>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Pr>
          <w:lang w:eastAsia="en-US"/>
        </w:rPr>
        <w:t xml:space="preserve">) </w:t>
      </w:r>
      <w:r w:rsidRPr="009E5C44">
        <w:rPr>
          <w:lang w:eastAsia="en-US"/>
        </w:rPr>
        <w:t>for more details.</w:t>
      </w:r>
    </w:p>
    <w:p w14:paraId="14A4D62F" w14:textId="77777777" w:rsidR="00F81A6F" w:rsidRPr="009E5C44" w:rsidRDefault="00F81A6F" w:rsidP="00F81A6F">
      <w:pPr>
        <w:pStyle w:val="Heading4"/>
        <w:rPr>
          <w:lang w:eastAsia="en-US"/>
        </w:rPr>
      </w:pPr>
      <w:r w:rsidRPr="009E5C44">
        <w:rPr>
          <w:lang w:eastAsia="en-US"/>
        </w:rPr>
        <w:t xml:space="preserve">Line </w:t>
      </w:r>
      <w:r>
        <w:rPr>
          <w:lang w:eastAsia="en-US"/>
        </w:rPr>
        <w:t>41</w:t>
      </w:r>
      <w:r w:rsidRPr="009E5C44">
        <w:rPr>
          <w:lang w:eastAsia="en-US"/>
        </w:rPr>
        <w:t>:</w:t>
      </w:r>
    </w:p>
    <w:p w14:paraId="12B979DB" w14:textId="77777777" w:rsidR="00F81A6F" w:rsidRPr="009E5C44" w:rsidRDefault="00F81A6F" w:rsidP="00F81A6F">
      <w:pPr>
        <w:rPr>
          <w:lang w:eastAsia="en-US"/>
        </w:rPr>
      </w:pPr>
      <w:bookmarkStart w:id="38" w:name="OLE_LINK43"/>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days for which the </w:t>
      </w:r>
      <w:r>
        <w:rPr>
          <w:lang w:eastAsia="en-US"/>
        </w:rPr>
        <w:t>peaks are counted</w:t>
      </w:r>
      <w:r w:rsidRPr="009E5C44">
        <w:rPr>
          <w:lang w:eastAsia="en-US"/>
        </w:rPr>
        <w:t xml:space="preserve"> (it can be zero if Line </w:t>
      </w:r>
      <w:r>
        <w:rPr>
          <w:lang w:eastAsia="en-US"/>
        </w:rPr>
        <w:t>42</w:t>
      </w:r>
      <w:r w:rsidRPr="009E5C44">
        <w:rPr>
          <w:lang w:eastAsia="en-US"/>
        </w:rPr>
        <w:t xml:space="preserve"> has a number &gt;</w:t>
      </w:r>
      <w:r>
        <w:rPr>
          <w:lang w:eastAsia="en-US"/>
        </w:rPr>
        <w:t xml:space="preserve"> </w:t>
      </w:r>
      <w:r w:rsidRPr="009E5C44">
        <w:rPr>
          <w:lang w:eastAsia="en-US"/>
        </w:rPr>
        <w:t>0).</w:t>
      </w:r>
    </w:p>
    <w:bookmarkEnd w:id="38"/>
    <w:p w14:paraId="7084838C" w14:textId="77777777" w:rsidR="00F81A6F" w:rsidRPr="009E5C44" w:rsidRDefault="00F81A6F" w:rsidP="00F81A6F">
      <w:pPr>
        <w:pStyle w:val="Heading4"/>
        <w:rPr>
          <w:lang w:eastAsia="en-US"/>
        </w:rPr>
      </w:pPr>
      <w:r w:rsidRPr="009E5C44">
        <w:rPr>
          <w:lang w:eastAsia="en-US"/>
        </w:rPr>
        <w:t xml:space="preserve">Line </w:t>
      </w:r>
      <w:r>
        <w:rPr>
          <w:lang w:eastAsia="en-US"/>
        </w:rPr>
        <w:t>42</w:t>
      </w:r>
      <w:r w:rsidRPr="009E5C44">
        <w:rPr>
          <w:lang w:eastAsia="en-US"/>
        </w:rPr>
        <w:t>:</w:t>
      </w:r>
    </w:p>
    <w:p w14:paraId="26B78C85" w14:textId="77777777" w:rsidR="00F81A6F" w:rsidRPr="009E5C44" w:rsidRDefault="00F81A6F" w:rsidP="00F81A6F">
      <w:pPr>
        <w:rPr>
          <w:lang w:eastAsia="en-US"/>
        </w:rPr>
      </w:pPr>
      <w:r w:rsidRPr="009E5C44">
        <w:rPr>
          <w:lang w:eastAsia="en-US"/>
        </w:rPr>
        <w:t xml:space="preserve">For </w:t>
      </w:r>
      <w:r>
        <w:rPr>
          <w:lang w:eastAsia="en-US"/>
        </w:rPr>
        <w:t>peaks counter</w:t>
      </w:r>
      <w:r w:rsidRPr="009E5C44">
        <w:rPr>
          <w:lang w:eastAsia="en-US"/>
        </w:rPr>
        <w:t xml:space="preserve"> output, this specifies the </w:t>
      </w:r>
      <w:r>
        <w:rPr>
          <w:lang w:eastAsia="en-US"/>
        </w:rPr>
        <w:t>interval</w:t>
      </w:r>
      <w:r w:rsidRPr="009E5C44">
        <w:rPr>
          <w:lang w:eastAsia="en-US"/>
        </w:rPr>
        <w:t xml:space="preserve"> size in </w:t>
      </w:r>
      <w:r>
        <w:rPr>
          <w:lang w:eastAsia="en-US"/>
        </w:rPr>
        <w:t>seconds</w:t>
      </w:r>
      <w:r w:rsidRPr="009E5C44">
        <w:rPr>
          <w:lang w:eastAsia="en-US"/>
        </w:rPr>
        <w:t xml:space="preserve"> for which the </w:t>
      </w:r>
      <w:r>
        <w:rPr>
          <w:lang w:eastAsia="en-US"/>
        </w:rPr>
        <w:t>peaks are counted</w:t>
      </w:r>
      <w:r w:rsidRPr="009E5C44">
        <w:rPr>
          <w:lang w:eastAsia="en-US"/>
        </w:rPr>
        <w:t xml:space="preserve"> (it can be zero if Line </w:t>
      </w:r>
      <w:r>
        <w:rPr>
          <w:lang w:eastAsia="en-US"/>
        </w:rPr>
        <w:t>41</w:t>
      </w:r>
      <w:r w:rsidRPr="009E5C44">
        <w:rPr>
          <w:lang w:eastAsia="en-US"/>
        </w:rPr>
        <w:t xml:space="preserve"> has a number &gt;</w:t>
      </w:r>
      <w:r>
        <w:rPr>
          <w:lang w:eastAsia="en-US"/>
        </w:rPr>
        <w:t xml:space="preserve"> </w:t>
      </w:r>
      <w:r w:rsidRPr="009E5C44">
        <w:rPr>
          <w:lang w:eastAsia="en-US"/>
        </w:rPr>
        <w:t>0).</w:t>
      </w:r>
    </w:p>
    <w:bookmarkEnd w:id="37"/>
    <w:p w14:paraId="6A968B21" w14:textId="77777777" w:rsidR="00717CA5" w:rsidRPr="009E5C44" w:rsidRDefault="00717CA5" w:rsidP="00717CA5">
      <w:pPr>
        <w:pStyle w:val="Heading4"/>
        <w:rPr>
          <w:lang w:eastAsia="en-US"/>
        </w:rPr>
      </w:pPr>
      <w:r>
        <w:rPr>
          <w:lang w:eastAsia="en-US"/>
        </w:rPr>
        <w:lastRenderedPageBreak/>
        <w:t xml:space="preserve">Line </w:t>
      </w:r>
      <w:r w:rsidR="00F81A6F">
        <w:rPr>
          <w:lang w:eastAsia="en-US"/>
        </w:rPr>
        <w:t>43</w:t>
      </w:r>
      <w:r w:rsidRPr="009E5C44">
        <w:rPr>
          <w:lang w:eastAsia="en-US"/>
        </w:rPr>
        <w:t>:</w:t>
      </w:r>
    </w:p>
    <w:p w14:paraId="2C644F66" w14:textId="77777777" w:rsidR="00717CA5" w:rsidRDefault="00717CA5" w:rsidP="00717CA5">
      <w:pPr>
        <w:rPr>
          <w:lang w:eastAsia="en-US"/>
        </w:rPr>
      </w:pPr>
      <w:r w:rsidRPr="009E5C44">
        <w:rPr>
          <w:lang w:eastAsia="en-US"/>
        </w:rPr>
        <w:t xml:space="preserve">If </w:t>
      </w:r>
      <w:r>
        <w:rPr>
          <w:lang w:eastAsia="en-US"/>
        </w:rPr>
        <w:t>POT</w:t>
      </w:r>
      <w:r w:rsidRPr="009E5C44">
        <w:rPr>
          <w:lang w:eastAsia="en-US"/>
        </w:rPr>
        <w:t xml:space="preserve"> output is to be written (Line </w:t>
      </w:r>
      <w:r w:rsidR="00F81A6F">
        <w:rPr>
          <w:lang w:eastAsia="en-US"/>
        </w:rPr>
        <w:t>37</w:t>
      </w:r>
      <w:r w:rsidRPr="009E5C44">
        <w:rPr>
          <w:lang w:eastAsia="en-US"/>
        </w:rPr>
        <w:t xml:space="preserve">), this option if set to “1” specifies the number of events that are stored in memory before writing to the hard drive. 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_Ref341827834 \r \h </w:instrText>
      </w:r>
      <w:r w:rsidR="00877123">
        <w:rPr>
          <w:lang w:eastAsia="en-US"/>
        </w:rPr>
      </w:r>
      <w:r w:rsidR="00877123">
        <w:rPr>
          <w:lang w:eastAsia="en-US"/>
        </w:rPr>
        <w:fldChar w:fldCharType="separate"/>
      </w:r>
      <w:r w:rsidR="00341FA9">
        <w:rPr>
          <w:cs/>
          <w:lang w:eastAsia="en-US"/>
        </w:rPr>
        <w:t>‎</w:t>
      </w:r>
      <w:r w:rsidR="00341FA9">
        <w:rPr>
          <w:lang w:eastAsia="en-US"/>
        </w:rPr>
        <w:t>5.5</w:t>
      </w:r>
      <w:r w:rsidR="00877123">
        <w:rPr>
          <w:lang w:eastAsia="en-US"/>
        </w:rPr>
        <w:fldChar w:fldCharType="end"/>
      </w:r>
      <w:r w:rsidR="00F81A6F">
        <w:rPr>
          <w:lang w:eastAsia="en-US"/>
        </w:rPr>
        <w:t xml:space="preserve">) </w:t>
      </w:r>
      <w:r w:rsidRPr="009E5C44">
        <w:rPr>
          <w:lang w:eastAsia="en-US"/>
        </w:rPr>
        <w:t>for more details.</w:t>
      </w:r>
    </w:p>
    <w:p w14:paraId="1F46D0CD" w14:textId="77777777" w:rsidR="00717CA5" w:rsidRPr="00D5184F" w:rsidRDefault="00717CA5" w:rsidP="00717CA5">
      <w:pPr>
        <w:pStyle w:val="Heading4"/>
        <w:rPr>
          <w:color w:val="FF0000"/>
          <w:lang w:eastAsia="en-US"/>
        </w:rPr>
      </w:pPr>
      <w:r w:rsidRPr="00D5184F">
        <w:rPr>
          <w:color w:val="FF0000"/>
          <w:lang w:eastAsia="en-US"/>
        </w:rPr>
        <w:t xml:space="preserve">Line </w:t>
      </w:r>
      <w:r w:rsidR="00F81A6F" w:rsidRPr="00D5184F">
        <w:rPr>
          <w:color w:val="FF0000"/>
          <w:lang w:eastAsia="en-US"/>
        </w:rPr>
        <w:t>44</w:t>
      </w:r>
      <w:r w:rsidRPr="00D5184F">
        <w:rPr>
          <w:color w:val="FF0000"/>
          <w:lang w:eastAsia="en-US"/>
        </w:rPr>
        <w:t>:</w:t>
      </w:r>
    </w:p>
    <w:p w14:paraId="7AC50CA7" w14:textId="77777777" w:rsidR="00717CA5" w:rsidRPr="00212E25" w:rsidRDefault="00717CA5" w:rsidP="00717CA5">
      <w:pPr>
        <w:rPr>
          <w:lang w:eastAsia="en-US"/>
        </w:rPr>
      </w:pPr>
      <w:r>
        <w:rPr>
          <w:lang w:eastAsia="en-US"/>
        </w:rPr>
        <w:t>If this option is “1” calculations are performed that accumulate simple statistics of load effect and vehicles throughout the simulation. Set to “0” to override all statistics output and calculations.</w:t>
      </w:r>
    </w:p>
    <w:p w14:paraId="74836E1B"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45</w:t>
      </w:r>
      <w:r w:rsidRPr="009E5C44">
        <w:rPr>
          <w:lang w:eastAsia="en-US"/>
        </w:rPr>
        <w:t>:</w:t>
      </w:r>
    </w:p>
    <w:p w14:paraId="7124035B" w14:textId="77777777" w:rsidR="00717CA5" w:rsidRPr="009E5C44"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accumulated through the whole simulation are to be output</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bookmarkStart w:id="39" w:name="OLE_LINK46"/>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bookmarkEnd w:id="39"/>
      <w:r w:rsidR="00F81A6F">
        <w:rPr>
          <w:lang w:eastAsia="en-US"/>
        </w:rPr>
        <w:t xml:space="preserve">) </w:t>
      </w:r>
      <w:r w:rsidRPr="009E5C44">
        <w:rPr>
          <w:lang w:eastAsia="en-US"/>
        </w:rPr>
        <w:t>for more details.</w:t>
      </w:r>
    </w:p>
    <w:p w14:paraId="0DA1BC83"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46</w:t>
      </w:r>
      <w:r w:rsidRPr="009E5C44">
        <w:rPr>
          <w:lang w:eastAsia="en-US"/>
        </w:rPr>
        <w:t>:</w:t>
      </w:r>
    </w:p>
    <w:p w14:paraId="10C9AA36" w14:textId="77777777" w:rsidR="00717CA5" w:rsidRDefault="00717CA5" w:rsidP="00717CA5">
      <w:pPr>
        <w:rPr>
          <w:lang w:eastAsia="en-US"/>
        </w:rPr>
      </w:pPr>
      <w:r>
        <w:rPr>
          <w:lang w:eastAsia="en-US"/>
        </w:rPr>
        <w:t>T</w:t>
      </w:r>
      <w:r w:rsidRPr="009E5C44">
        <w:rPr>
          <w:lang w:eastAsia="en-US"/>
        </w:rPr>
        <w:t xml:space="preserve">his specifies </w:t>
      </w:r>
      <w:r>
        <w:rPr>
          <w:lang w:eastAsia="en-US"/>
        </w:rPr>
        <w:t>if the statistics for each load effect are to be output at particular time intervals</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14:paraId="23938B12"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47</w:t>
      </w:r>
      <w:r w:rsidRPr="009E5C44">
        <w:rPr>
          <w:lang w:eastAsia="en-US"/>
        </w:rPr>
        <w:t>:</w:t>
      </w:r>
    </w:p>
    <w:p w14:paraId="6E4B06E1" w14:textId="77777777" w:rsidR="00717CA5" w:rsidRDefault="00717CA5" w:rsidP="00717CA5">
      <w:pPr>
        <w:rPr>
          <w:lang w:eastAsia="en-US"/>
        </w:rPr>
      </w:pPr>
      <w:r>
        <w:rPr>
          <w:lang w:eastAsia="en-US"/>
        </w:rPr>
        <w:t>If interval statistics are to be output, this specifies the interval duration</w:t>
      </w:r>
      <w:r w:rsidRPr="009E5C44">
        <w:rPr>
          <w:lang w:eastAsia="en-US"/>
        </w:rPr>
        <w:t>.</w:t>
      </w:r>
      <w:r w:rsidRPr="00717CA5">
        <w:rPr>
          <w:lang w:eastAsia="en-US"/>
        </w:rPr>
        <w:t xml:space="preserve"> </w:t>
      </w:r>
      <w:r w:rsidRPr="009E5C44">
        <w:rPr>
          <w:lang w:eastAsia="en-US"/>
        </w:rPr>
        <w:t xml:space="preserve">See section on BTLS Output </w:t>
      </w:r>
      <w:r w:rsidR="00F81A6F">
        <w:rPr>
          <w:lang w:eastAsia="en-US"/>
        </w:rPr>
        <w:t xml:space="preserve">(Section </w:t>
      </w:r>
      <w:r w:rsidR="00877123">
        <w:rPr>
          <w:lang w:eastAsia="en-US"/>
        </w:rPr>
        <w:fldChar w:fldCharType="begin"/>
      </w:r>
      <w:r w:rsidR="00877123">
        <w:rPr>
          <w:lang w:eastAsia="en-US"/>
        </w:rPr>
        <w:instrText xml:space="preserve"> REF _Ref341827856 \r \h </w:instrText>
      </w:r>
      <w:r w:rsidR="00877123">
        <w:rPr>
          <w:lang w:eastAsia="en-US"/>
        </w:rPr>
      </w:r>
      <w:r w:rsidR="00877123">
        <w:rPr>
          <w:lang w:eastAsia="en-US"/>
        </w:rPr>
        <w:fldChar w:fldCharType="separate"/>
      </w:r>
      <w:r w:rsidR="00341FA9">
        <w:rPr>
          <w:cs/>
          <w:lang w:eastAsia="en-US"/>
        </w:rPr>
        <w:t>‎</w:t>
      </w:r>
      <w:r w:rsidR="00341FA9">
        <w:rPr>
          <w:lang w:eastAsia="en-US"/>
        </w:rPr>
        <w:t>5.6</w:t>
      </w:r>
      <w:r w:rsidR="00877123">
        <w:rPr>
          <w:lang w:eastAsia="en-US"/>
        </w:rPr>
        <w:fldChar w:fldCharType="end"/>
      </w:r>
      <w:r w:rsidR="00F81A6F">
        <w:rPr>
          <w:lang w:eastAsia="en-US"/>
        </w:rPr>
        <w:t xml:space="preserve">) </w:t>
      </w:r>
      <w:r w:rsidRPr="009E5C44">
        <w:rPr>
          <w:lang w:eastAsia="en-US"/>
        </w:rPr>
        <w:t>for more details.</w:t>
      </w:r>
    </w:p>
    <w:p w14:paraId="4F53E1AB" w14:textId="77777777" w:rsidR="00717CA5" w:rsidRPr="009E5C44" w:rsidRDefault="00717CA5" w:rsidP="00717CA5">
      <w:pPr>
        <w:pStyle w:val="Heading4"/>
        <w:rPr>
          <w:lang w:eastAsia="en-US"/>
        </w:rPr>
      </w:pPr>
      <w:r w:rsidRPr="009E5C44">
        <w:rPr>
          <w:lang w:eastAsia="en-US"/>
        </w:rPr>
        <w:t xml:space="preserve">Line </w:t>
      </w:r>
      <w:r w:rsidR="00F81A6F">
        <w:rPr>
          <w:lang w:eastAsia="en-US"/>
        </w:rPr>
        <w:t>48</w:t>
      </w:r>
      <w:r w:rsidRPr="009E5C44">
        <w:rPr>
          <w:lang w:eastAsia="en-US"/>
        </w:rPr>
        <w:t>:</w:t>
      </w:r>
    </w:p>
    <w:p w14:paraId="600547BE" w14:textId="77777777" w:rsidR="00717CA5" w:rsidRDefault="00717CA5" w:rsidP="00717CA5">
      <w:pPr>
        <w:rPr>
          <w:lang w:eastAsia="en-US"/>
        </w:rPr>
      </w:pPr>
      <w:r>
        <w:rPr>
          <w:lang w:eastAsia="en-US"/>
        </w:rPr>
        <w:t>If interval statistics are to be output, this specifies the number of intervals that are stored in memory before writing to file.</w:t>
      </w:r>
    </w:p>
    <w:p w14:paraId="459E3012" w14:textId="77777777" w:rsidR="00F6210D" w:rsidRPr="009E5C44" w:rsidRDefault="00F6210D" w:rsidP="00914822">
      <w:pPr>
        <w:rPr>
          <w:lang w:eastAsia="en-US"/>
        </w:rPr>
      </w:pPr>
    </w:p>
    <w:p w14:paraId="60A6F987" w14:textId="77777777" w:rsidR="00F6210D" w:rsidRPr="009E5C44" w:rsidRDefault="00F6210D" w:rsidP="00F6210D">
      <w:pPr>
        <w:pStyle w:val="Heading2"/>
        <w:rPr>
          <w:lang w:val="en-IE"/>
        </w:rPr>
      </w:pPr>
      <w:bookmarkStart w:id="40" w:name="_Ref341827163"/>
      <w:bookmarkStart w:id="41" w:name="_Ref341827580"/>
      <w:bookmarkStart w:id="42" w:name="_Toc343728224"/>
      <w:r w:rsidRPr="009E5C44">
        <w:rPr>
          <w:lang w:val="en-IE"/>
        </w:rPr>
        <w:lastRenderedPageBreak/>
        <w:t>Bridge Definition</w:t>
      </w:r>
      <w:r w:rsidR="002B57F2" w:rsidRPr="009E5C44">
        <w:rPr>
          <w:lang w:val="en-IE"/>
        </w:rPr>
        <w:t xml:space="preserve"> File</w:t>
      </w:r>
      <w:bookmarkEnd w:id="40"/>
      <w:bookmarkEnd w:id="41"/>
      <w:bookmarkEnd w:id="42"/>
    </w:p>
    <w:p w14:paraId="00BFABD4" w14:textId="77777777" w:rsidR="00076703" w:rsidRPr="009E5C44" w:rsidRDefault="00076703" w:rsidP="00076703">
      <w:pPr>
        <w:rPr>
          <w:lang w:eastAsia="en-IE"/>
        </w:rPr>
      </w:pPr>
      <w:r w:rsidRPr="009E5C44">
        <w:rPr>
          <w:lang w:eastAsia="en-IE"/>
        </w:rPr>
        <w:t>The bridges over which vehicles are to pass are defined in the bridge definition file, specified in the configuration file (</w:t>
      </w:r>
      <w:r w:rsidRPr="009E5C44">
        <w:rPr>
          <w:rFonts w:ascii="Courier New" w:hAnsi="Courier New" w:cs="Courier New"/>
          <w:lang w:eastAsia="en-IE"/>
        </w:rPr>
        <w:t>BTLSin.txt</w:t>
      </w:r>
      <w:r w:rsidRPr="009E5C44">
        <w:rPr>
          <w:lang w:eastAsia="en-IE"/>
        </w:rPr>
        <w:t>).</w:t>
      </w:r>
      <w:r w:rsidR="002B57F2" w:rsidRPr="009E5C44">
        <w:rPr>
          <w:lang w:eastAsia="en-IE"/>
        </w:rPr>
        <w:t xml:space="preserve"> The file name is arbitrary.</w:t>
      </w:r>
    </w:p>
    <w:p w14:paraId="542F9A30" w14:textId="77777777" w:rsidR="00076703" w:rsidRPr="009E5C44" w:rsidRDefault="00076703" w:rsidP="00076703">
      <w:pPr>
        <w:rPr>
          <w:lang w:eastAsia="en-IE"/>
        </w:rPr>
      </w:pPr>
    </w:p>
    <w:p w14:paraId="413B09CA" w14:textId="77777777" w:rsidR="00076703" w:rsidRPr="009E5C44" w:rsidRDefault="00076703" w:rsidP="00076703">
      <w:r w:rsidRPr="009E5C44">
        <w:tab/>
      </w:r>
      <w:r w:rsidRPr="009E5C44">
        <w:rPr>
          <w:b/>
          <w:color w:val="FF0000"/>
          <w:u w:val="single"/>
          <w:lang w:eastAsia="en-US"/>
        </w:rPr>
        <w:t>Important!</w:t>
      </w:r>
    </w:p>
    <w:p w14:paraId="10F37456" w14:textId="77777777" w:rsidR="00076703" w:rsidRPr="009E5C44" w:rsidRDefault="00076703" w:rsidP="00076703">
      <w:pPr>
        <w:ind w:firstLine="720"/>
        <w:rPr>
          <w:lang w:eastAsia="en-IE"/>
        </w:rPr>
      </w:pPr>
      <w:r w:rsidRPr="009E5C44">
        <w:rPr>
          <w:lang w:eastAsia="en-IE"/>
        </w:rPr>
        <w:t>A bridge definition file must be included in the working folder.</w:t>
      </w:r>
    </w:p>
    <w:p w14:paraId="66C2B492" w14:textId="77777777" w:rsidR="00076703" w:rsidRPr="009E5C44" w:rsidRDefault="00076703" w:rsidP="00076703">
      <w:pPr>
        <w:rPr>
          <w:lang w:eastAsia="en-IE"/>
        </w:rPr>
      </w:pPr>
    </w:p>
    <w:p w14:paraId="5696411F" w14:textId="77777777" w:rsidR="00076703" w:rsidRPr="009E5C44" w:rsidRDefault="00076703" w:rsidP="00076703">
      <w:pPr>
        <w:rPr>
          <w:lang w:eastAsia="en-IE"/>
        </w:rPr>
      </w:pPr>
      <w:r w:rsidRPr="009E5C44">
        <w:rPr>
          <w:lang w:eastAsia="en-IE"/>
        </w:rPr>
        <w:t xml:space="preserve">An example bridge definition file </w:t>
      </w:r>
      <w:r w:rsidR="006A0D45">
        <w:rPr>
          <w:lang w:eastAsia="en-IE"/>
        </w:rPr>
        <w:t xml:space="preserve">for a single bridge with 4 load effects </w:t>
      </w:r>
      <w:r w:rsidRPr="009E5C44">
        <w:rPr>
          <w:lang w:eastAsia="en-IE"/>
        </w:rPr>
        <w:t>is shown:</w:t>
      </w:r>
    </w:p>
    <w:p w14:paraId="5D4D144F" w14:textId="77777777" w:rsidR="00076703" w:rsidRDefault="00076703" w:rsidP="00076703">
      <w:pPr>
        <w:rPr>
          <w:lang w:eastAsia="en-IE"/>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2"/>
        <w:gridCol w:w="7337"/>
      </w:tblGrid>
      <w:tr w:rsidR="00420E0E" w14:paraId="71108318" w14:textId="77777777" w:rsidTr="00AC60C4">
        <w:tc>
          <w:tcPr>
            <w:tcW w:w="1352" w:type="dxa"/>
            <w:shd w:val="clear" w:color="auto" w:fill="auto"/>
          </w:tcPr>
          <w:p w14:paraId="7110F090" w14:textId="77777777" w:rsidR="00420E0E" w:rsidRDefault="00420E0E" w:rsidP="00AC60C4">
            <w:pPr>
              <w:spacing w:line="240" w:lineRule="auto"/>
              <w:jc w:val="center"/>
              <w:rPr>
                <w:lang w:eastAsia="en-IE"/>
              </w:rPr>
            </w:pPr>
            <w:r>
              <w:rPr>
                <w:lang w:eastAsia="en-IE"/>
              </w:rPr>
              <w:t>Line No.</w:t>
            </w:r>
          </w:p>
        </w:tc>
        <w:tc>
          <w:tcPr>
            <w:tcW w:w="7337" w:type="dxa"/>
            <w:shd w:val="clear" w:color="auto" w:fill="auto"/>
          </w:tcPr>
          <w:p w14:paraId="31E9CAA9" w14:textId="77777777" w:rsidR="00420E0E" w:rsidRDefault="00420E0E" w:rsidP="00AC60C4">
            <w:pPr>
              <w:spacing w:line="240" w:lineRule="auto"/>
              <w:rPr>
                <w:lang w:eastAsia="en-IE"/>
              </w:rPr>
            </w:pPr>
            <w:r>
              <w:rPr>
                <w:lang w:eastAsia="en-IE"/>
              </w:rPr>
              <w:t>File</w:t>
            </w:r>
          </w:p>
        </w:tc>
      </w:tr>
      <w:tr w:rsidR="00420E0E" w14:paraId="14A760CE" w14:textId="77777777" w:rsidTr="00AC60C4">
        <w:tc>
          <w:tcPr>
            <w:tcW w:w="1352" w:type="dxa"/>
            <w:shd w:val="clear" w:color="auto" w:fill="auto"/>
          </w:tcPr>
          <w:p w14:paraId="2182176C"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w:t>
            </w:r>
          </w:p>
          <w:p w14:paraId="16C94CB3"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2</w:t>
            </w:r>
          </w:p>
          <w:p w14:paraId="439026ED"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3</w:t>
            </w:r>
          </w:p>
          <w:p w14:paraId="0C3218E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4</w:t>
            </w:r>
          </w:p>
          <w:p w14:paraId="78F248B4"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5</w:t>
            </w:r>
          </w:p>
          <w:p w14:paraId="01DC2C16"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6</w:t>
            </w:r>
          </w:p>
          <w:p w14:paraId="769403DB"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7</w:t>
            </w:r>
          </w:p>
          <w:p w14:paraId="2764EDC9"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8</w:t>
            </w:r>
          </w:p>
          <w:p w14:paraId="660300EC"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9</w:t>
            </w:r>
          </w:p>
          <w:p w14:paraId="1C4753D3" w14:textId="77777777" w:rsidR="00420E0E" w:rsidRPr="00AC60C4" w:rsidRDefault="00420E0E" w:rsidP="00AC60C4">
            <w:pPr>
              <w:jc w:val="center"/>
              <w:rPr>
                <w:rFonts w:ascii="Courier New" w:hAnsi="Courier New" w:cs="Courier New"/>
                <w:sz w:val="24"/>
                <w:lang w:eastAsia="en-IE"/>
              </w:rPr>
            </w:pPr>
            <w:r w:rsidRPr="00AC60C4">
              <w:rPr>
                <w:rFonts w:ascii="Courier New" w:hAnsi="Courier New" w:cs="Courier New"/>
                <w:sz w:val="24"/>
                <w:lang w:eastAsia="en-IE"/>
              </w:rPr>
              <w:t>10</w:t>
            </w:r>
          </w:p>
        </w:tc>
        <w:tc>
          <w:tcPr>
            <w:tcW w:w="7337" w:type="dxa"/>
            <w:shd w:val="clear" w:color="auto" w:fill="auto"/>
          </w:tcPr>
          <w:p w14:paraId="7767835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1,</w:t>
            </w:r>
            <w:r w:rsidRPr="00AC60C4">
              <w:rPr>
                <w:rFonts w:ascii="Courier New" w:hAnsi="Courier New" w:cs="Courier New"/>
                <w:sz w:val="24"/>
                <w:lang w:eastAsia="en-IE"/>
              </w:rPr>
              <w:tab/>
              <w:t xml:space="preserve">40.0,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4</w:t>
            </w:r>
          </w:p>
          <w:p w14:paraId="5925A712"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14874611"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1,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2497BC90"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3000.0</w:t>
            </w:r>
          </w:p>
          <w:p w14:paraId="6C29B79A"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1, </w:t>
            </w:r>
            <w:r w:rsidRPr="00AC60C4">
              <w:rPr>
                <w:rFonts w:ascii="Courier New" w:hAnsi="Courier New" w:cs="Courier New"/>
                <w:sz w:val="24"/>
                <w:lang w:eastAsia="en-IE"/>
              </w:rPr>
              <w:tab/>
              <w:t>0.728125, 0.271875</w:t>
            </w:r>
          </w:p>
          <w:p w14:paraId="1775803D"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3,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t>3000.0</w:t>
            </w:r>
          </w:p>
          <w:p w14:paraId="11C5703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2, </w:t>
            </w:r>
            <w:r w:rsidRPr="00AC60C4">
              <w:rPr>
                <w:rFonts w:ascii="Courier New" w:hAnsi="Courier New" w:cs="Courier New"/>
                <w:sz w:val="24"/>
                <w:lang w:eastAsia="en-IE"/>
              </w:rPr>
              <w:tab/>
              <w:t xml:space="preserve">2, </w:t>
            </w:r>
            <w:r w:rsidRPr="00AC60C4">
              <w:rPr>
                <w:rFonts w:ascii="Courier New" w:hAnsi="Courier New" w:cs="Courier New"/>
                <w:sz w:val="24"/>
                <w:lang w:eastAsia="en-IE"/>
              </w:rPr>
              <w:tab/>
            </w:r>
            <w:bookmarkStart w:id="43" w:name="OLE_LINK31"/>
            <w:r w:rsidRPr="00AC60C4">
              <w:rPr>
                <w:rFonts w:ascii="Courier New" w:hAnsi="Courier New" w:cs="Courier New"/>
                <w:sz w:val="24"/>
                <w:lang w:eastAsia="en-IE"/>
              </w:rPr>
              <w:t>0.728125</w:t>
            </w:r>
            <w:bookmarkEnd w:id="43"/>
          </w:p>
          <w:p w14:paraId="5E6EAF77"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2,</w:t>
            </w:r>
            <w:r w:rsidRPr="00AC60C4">
              <w:rPr>
                <w:rFonts w:ascii="Courier New" w:hAnsi="Courier New" w:cs="Courier New"/>
                <w:sz w:val="24"/>
                <w:lang w:eastAsia="en-IE"/>
              </w:rPr>
              <w:tab/>
              <w:t>2,</w:t>
            </w:r>
            <w:r w:rsidRPr="00AC60C4">
              <w:rPr>
                <w:rFonts w:ascii="Courier New" w:hAnsi="Courier New" w:cs="Courier New"/>
                <w:sz w:val="24"/>
                <w:lang w:eastAsia="en-IE"/>
              </w:rPr>
              <w:tab/>
            </w:r>
            <w:bookmarkStart w:id="44" w:name="OLE_LINK32"/>
            <w:r w:rsidRPr="00AC60C4">
              <w:rPr>
                <w:rFonts w:ascii="Courier New" w:hAnsi="Courier New" w:cs="Courier New"/>
                <w:sz w:val="24"/>
                <w:lang w:eastAsia="en-IE"/>
              </w:rPr>
              <w:t>0.271875</w:t>
            </w:r>
            <w:bookmarkEnd w:id="44"/>
          </w:p>
          <w:p w14:paraId="574E5EFE" w14:textId="77777777" w:rsidR="00420E0E" w:rsidRPr="00AC60C4" w:rsidRDefault="00420E0E" w:rsidP="00420E0E">
            <w:pPr>
              <w:rPr>
                <w:rFonts w:ascii="Courier New" w:hAnsi="Courier New" w:cs="Courier New"/>
                <w:sz w:val="24"/>
                <w:lang w:eastAsia="en-IE"/>
              </w:rPr>
            </w:pPr>
            <w:r w:rsidRPr="00AC60C4">
              <w:rPr>
                <w:rFonts w:ascii="Courier New" w:hAnsi="Courier New" w:cs="Courier New"/>
                <w:sz w:val="24"/>
                <w:lang w:eastAsia="en-IE"/>
              </w:rPr>
              <w:t xml:space="preserve">4, </w:t>
            </w:r>
            <w:r w:rsidRPr="00AC60C4">
              <w:rPr>
                <w:rFonts w:ascii="Courier New" w:hAnsi="Courier New" w:cs="Courier New"/>
                <w:sz w:val="24"/>
                <w:lang w:eastAsia="en-IE"/>
              </w:rPr>
              <w:tab/>
              <w:t xml:space="preserve">3, </w:t>
            </w:r>
            <w:r w:rsidRPr="00AC60C4">
              <w:rPr>
                <w:rFonts w:ascii="Courier New" w:hAnsi="Courier New" w:cs="Courier New"/>
                <w:sz w:val="24"/>
                <w:lang w:eastAsia="en-IE"/>
              </w:rPr>
              <w:tab/>
              <w:t>3000.0</w:t>
            </w:r>
          </w:p>
          <w:p w14:paraId="749F0C4A" w14:textId="77777777" w:rsidR="00420E0E" w:rsidRDefault="00420E0E" w:rsidP="00420E0E">
            <w:pPr>
              <w:rPr>
                <w:lang w:eastAsia="en-IE"/>
              </w:rPr>
            </w:pPr>
            <w:r w:rsidRPr="00AC60C4">
              <w:rPr>
                <w:rFonts w:ascii="Courier New" w:hAnsi="Courier New" w:cs="Courier New"/>
                <w:sz w:val="24"/>
                <w:lang w:eastAsia="en-IE"/>
              </w:rPr>
              <w:t>1</w:t>
            </w:r>
          </w:p>
        </w:tc>
      </w:tr>
    </w:tbl>
    <w:p w14:paraId="7439844B" w14:textId="77777777" w:rsidR="006A0D45" w:rsidRDefault="006A0D45" w:rsidP="00076703">
      <w:pPr>
        <w:rPr>
          <w:lang w:eastAsia="en-IE"/>
        </w:rPr>
      </w:pPr>
    </w:p>
    <w:p w14:paraId="5D9519B2" w14:textId="77777777" w:rsidR="00076703" w:rsidRPr="009E5C44" w:rsidRDefault="002B57F2" w:rsidP="00076703">
      <w:pPr>
        <w:rPr>
          <w:lang w:eastAsia="en-IE"/>
        </w:rPr>
      </w:pPr>
      <w:r w:rsidRPr="009E5C44">
        <w:rPr>
          <w:lang w:eastAsia="en-IE"/>
        </w:rPr>
        <w:t xml:space="preserve">Any number of bridges can be defined, as can any number of load effects for each bridge. </w:t>
      </w:r>
      <w:r w:rsidR="00076703" w:rsidRPr="009E5C44">
        <w:rPr>
          <w:lang w:eastAsia="en-IE"/>
        </w:rPr>
        <w:t>Each bridge definition is formatted as follows:</w:t>
      </w:r>
    </w:p>
    <w:p w14:paraId="3C07A399" w14:textId="77777777" w:rsidR="00076703" w:rsidRPr="009E5C44" w:rsidRDefault="00076703" w:rsidP="00076703">
      <w:pPr>
        <w:pStyle w:val="Heading4"/>
        <w:rPr>
          <w:lang w:eastAsia="en-IE"/>
        </w:rPr>
      </w:pPr>
      <w:r w:rsidRPr="009E5C44">
        <w:rPr>
          <w:lang w:eastAsia="en-IE"/>
        </w:rPr>
        <w:t>Br</w:t>
      </w:r>
      <w:r w:rsidR="00AB4587">
        <w:rPr>
          <w:lang w:eastAsia="en-IE"/>
        </w:rPr>
        <w:t>idge I</w:t>
      </w:r>
      <w:r w:rsidRPr="009E5C44">
        <w:rPr>
          <w:lang w:eastAsia="en-IE"/>
        </w:rPr>
        <w:t>nformation: (e.g. “</w:t>
      </w:r>
      <w:r w:rsidR="006A0D45">
        <w:rPr>
          <w:rFonts w:ascii="Courier New" w:hAnsi="Courier New" w:cs="Courier New"/>
          <w:b w:val="0"/>
          <w:lang w:eastAsia="en-IE"/>
        </w:rPr>
        <w:t>1,</w:t>
      </w:r>
      <w:r w:rsidR="006A0D45">
        <w:rPr>
          <w:rFonts w:ascii="Courier New" w:hAnsi="Courier New" w:cs="Courier New"/>
          <w:b w:val="0"/>
          <w:lang w:eastAsia="en-IE"/>
        </w:rPr>
        <w:tab/>
        <w:t xml:space="preserve">40.0, 2, </w:t>
      </w:r>
      <w:r w:rsidR="006A0D45" w:rsidRPr="006A0D45">
        <w:rPr>
          <w:rFonts w:ascii="Courier New" w:hAnsi="Courier New" w:cs="Courier New"/>
          <w:b w:val="0"/>
          <w:lang w:eastAsia="en-IE"/>
        </w:rPr>
        <w:t>4</w:t>
      </w:r>
      <w:r w:rsidRPr="009E5C44">
        <w:rPr>
          <w:lang w:eastAsia="en-IE"/>
        </w:rPr>
        <w:t>”)</w:t>
      </w:r>
    </w:p>
    <w:p w14:paraId="0C1BE792" w14:textId="77777777" w:rsidR="00076703" w:rsidRPr="009E5C44" w:rsidRDefault="00076703" w:rsidP="00076703">
      <w:pPr>
        <w:rPr>
          <w:lang w:eastAsia="en-IE"/>
        </w:rPr>
      </w:pPr>
      <w:r w:rsidRPr="009E5C44">
        <w:rPr>
          <w:lang w:eastAsia="en-IE"/>
        </w:rPr>
        <w:t>This first line specifies some general information about the bridge:</w:t>
      </w:r>
    </w:p>
    <w:p w14:paraId="258F8E5A" w14:textId="77777777" w:rsidR="00076703" w:rsidRPr="009E5C44" w:rsidRDefault="00076703" w:rsidP="00076703">
      <w:pPr>
        <w:numPr>
          <w:ilvl w:val="0"/>
          <w:numId w:val="17"/>
        </w:numPr>
        <w:rPr>
          <w:lang w:eastAsia="en-IE"/>
        </w:rPr>
      </w:pPr>
      <w:r w:rsidRPr="009E5C44">
        <w:rPr>
          <w:lang w:eastAsia="en-IE"/>
        </w:rPr>
        <w:t>Column 1: the bridge number, a positive integer – 1 in this case;</w:t>
      </w:r>
    </w:p>
    <w:p w14:paraId="0F54E306" w14:textId="77777777" w:rsidR="00076703" w:rsidRPr="009E5C44" w:rsidRDefault="00076703" w:rsidP="00076703">
      <w:pPr>
        <w:numPr>
          <w:ilvl w:val="0"/>
          <w:numId w:val="17"/>
        </w:numPr>
        <w:rPr>
          <w:lang w:eastAsia="en-IE"/>
        </w:rPr>
      </w:pPr>
      <w:r w:rsidRPr="009E5C44">
        <w:rPr>
          <w:lang w:eastAsia="en-IE"/>
        </w:rPr>
        <w:t xml:space="preserve">Column 2: the span of the bridge in metres, a real positive number – </w:t>
      </w:r>
      <w:r w:rsidR="006A0D45">
        <w:rPr>
          <w:lang w:eastAsia="en-IE"/>
        </w:rPr>
        <w:t>4</w:t>
      </w:r>
      <w:r w:rsidRPr="009E5C44">
        <w:rPr>
          <w:lang w:eastAsia="en-IE"/>
        </w:rPr>
        <w:t>0.0 m in this case;</w:t>
      </w:r>
    </w:p>
    <w:p w14:paraId="469605DE" w14:textId="77777777" w:rsidR="00076703" w:rsidRPr="009E5C44" w:rsidRDefault="00076703" w:rsidP="00076703">
      <w:pPr>
        <w:numPr>
          <w:ilvl w:val="0"/>
          <w:numId w:val="17"/>
        </w:numPr>
        <w:rPr>
          <w:lang w:eastAsia="en-IE"/>
        </w:rPr>
      </w:pPr>
      <w:r w:rsidRPr="009E5C44">
        <w:rPr>
          <w:lang w:eastAsia="en-IE"/>
        </w:rPr>
        <w:t xml:space="preserve">Column 3: the number of lanes on the bridge, a positive integer – </w:t>
      </w:r>
      <w:r w:rsidR="006A0D45">
        <w:rPr>
          <w:lang w:eastAsia="en-IE"/>
        </w:rPr>
        <w:t>2</w:t>
      </w:r>
      <w:r w:rsidRPr="009E5C44">
        <w:rPr>
          <w:lang w:eastAsia="en-IE"/>
        </w:rPr>
        <w:t xml:space="preserve"> in this case;</w:t>
      </w:r>
    </w:p>
    <w:p w14:paraId="046BE154" w14:textId="77777777" w:rsidR="006A0D45" w:rsidRDefault="00076703" w:rsidP="00076703">
      <w:pPr>
        <w:numPr>
          <w:ilvl w:val="0"/>
          <w:numId w:val="17"/>
        </w:numPr>
        <w:rPr>
          <w:lang w:eastAsia="en-IE"/>
        </w:rPr>
      </w:pPr>
      <w:r w:rsidRPr="009E5C44">
        <w:rPr>
          <w:lang w:eastAsia="en-IE"/>
        </w:rPr>
        <w:lastRenderedPageBreak/>
        <w:t xml:space="preserve">Column 4: the number of load effects to be considered for this bridge, a positive integer – </w:t>
      </w:r>
      <w:r w:rsidR="006A0D45">
        <w:rPr>
          <w:lang w:eastAsia="en-IE"/>
        </w:rPr>
        <w:t>4</w:t>
      </w:r>
      <w:r w:rsidRPr="009E5C44">
        <w:rPr>
          <w:lang w:eastAsia="en-IE"/>
        </w:rPr>
        <w:t xml:space="preserve"> in this case. </w:t>
      </w:r>
    </w:p>
    <w:p w14:paraId="39B01886" w14:textId="77777777" w:rsidR="006A0D45" w:rsidRDefault="006A0D45" w:rsidP="006A0D45">
      <w:pPr>
        <w:rPr>
          <w:lang w:eastAsia="en-IE"/>
        </w:rPr>
      </w:pPr>
    </w:p>
    <w:p w14:paraId="33A9B1AF" w14:textId="77777777" w:rsidR="00076703" w:rsidRPr="009E5C44" w:rsidRDefault="00076703" w:rsidP="00076703">
      <w:pPr>
        <w:rPr>
          <w:lang w:eastAsia="en-IE"/>
        </w:rPr>
      </w:pPr>
      <w:r w:rsidRPr="009E5C44">
        <w:rPr>
          <w:lang w:eastAsia="en-IE"/>
        </w:rPr>
        <w:t xml:space="preserve">Each load effect is then defined on </w:t>
      </w:r>
      <w:r w:rsidR="006A0D45">
        <w:rPr>
          <w:lang w:eastAsia="en-IE"/>
        </w:rPr>
        <w:t>the following lines with a format depending on the type of load effect. The first line in each case is the basic information, formatted as follows:</w:t>
      </w:r>
    </w:p>
    <w:p w14:paraId="10125AB9" w14:textId="77777777" w:rsidR="00076703" w:rsidRPr="009E5C44" w:rsidRDefault="00076703" w:rsidP="00F65C5E">
      <w:pPr>
        <w:pStyle w:val="Heading4"/>
        <w:rPr>
          <w:lang w:eastAsia="en-IE"/>
        </w:rPr>
      </w:pPr>
      <w:r w:rsidRPr="009E5C44">
        <w:rPr>
          <w:lang w:eastAsia="en-IE"/>
        </w:rPr>
        <w:t xml:space="preserve">Load </w:t>
      </w:r>
      <w:r w:rsidR="00AB4587">
        <w:rPr>
          <w:lang w:eastAsia="en-IE"/>
        </w:rPr>
        <w:t>E</w:t>
      </w:r>
      <w:r w:rsidRPr="009E5C44">
        <w:rPr>
          <w:lang w:eastAsia="en-IE"/>
        </w:rPr>
        <w:t xml:space="preserve">ffect </w:t>
      </w:r>
      <w:r w:rsidR="00AB4587">
        <w:rPr>
          <w:lang w:eastAsia="en-IE"/>
        </w:rPr>
        <w:t>I</w:t>
      </w:r>
      <w:r w:rsidRPr="009E5C44">
        <w:rPr>
          <w:lang w:eastAsia="en-IE"/>
        </w:rPr>
        <w:t xml:space="preserve">nformation: (e.g. </w:t>
      </w:r>
      <w:r w:rsidRPr="00663497">
        <w:rPr>
          <w:sz w:val="24"/>
          <w:szCs w:val="24"/>
          <w:lang w:eastAsia="en-IE"/>
        </w:rPr>
        <w:t>“</w:t>
      </w:r>
      <w:r w:rsidR="006A0D45" w:rsidRPr="006A0D45">
        <w:rPr>
          <w:rFonts w:ascii="Courier New" w:hAnsi="Courier New" w:cs="Courier New"/>
          <w:b w:val="0"/>
          <w:sz w:val="24"/>
          <w:szCs w:val="24"/>
          <w:lang w:eastAsia="en-IE"/>
        </w:rPr>
        <w:t xml:space="preserve">1, </w:t>
      </w:r>
      <w:r w:rsidR="006A0D45" w:rsidRPr="006A0D45">
        <w:rPr>
          <w:rFonts w:ascii="Courier New" w:hAnsi="Courier New" w:cs="Courier New"/>
          <w:b w:val="0"/>
          <w:sz w:val="24"/>
          <w:szCs w:val="24"/>
          <w:lang w:eastAsia="en-IE"/>
        </w:rPr>
        <w:tab/>
        <w:t xml:space="preserve">1, </w:t>
      </w:r>
      <w:r w:rsidR="006A0D45" w:rsidRPr="006A0D45">
        <w:rPr>
          <w:rFonts w:ascii="Courier New" w:hAnsi="Courier New" w:cs="Courier New"/>
          <w:b w:val="0"/>
          <w:sz w:val="24"/>
          <w:szCs w:val="24"/>
          <w:lang w:eastAsia="en-IE"/>
        </w:rPr>
        <w:tab/>
        <w:t>3000.0</w:t>
      </w:r>
      <w:r w:rsidRPr="00663497">
        <w:rPr>
          <w:sz w:val="24"/>
          <w:szCs w:val="24"/>
          <w:lang w:eastAsia="en-IE"/>
        </w:rPr>
        <w:t>”)</w:t>
      </w:r>
    </w:p>
    <w:p w14:paraId="2B2F1E03" w14:textId="77777777" w:rsidR="00F65C5E" w:rsidRPr="009E5C44" w:rsidRDefault="006A0D45" w:rsidP="00F65C5E">
      <w:pPr>
        <w:numPr>
          <w:ilvl w:val="0"/>
          <w:numId w:val="18"/>
        </w:numPr>
        <w:rPr>
          <w:lang w:eastAsia="en-IE"/>
        </w:rPr>
      </w:pPr>
      <w:bookmarkStart w:id="45" w:name="OLE_LINK22"/>
      <w:r>
        <w:rPr>
          <w:lang w:eastAsia="en-IE"/>
        </w:rPr>
        <w:t>Field</w:t>
      </w:r>
      <w:r w:rsidR="00F65C5E" w:rsidRPr="009E5C44">
        <w:rPr>
          <w:lang w:eastAsia="en-IE"/>
        </w:rPr>
        <w:t xml:space="preserve"> </w:t>
      </w:r>
      <w:bookmarkEnd w:id="45"/>
      <w:r w:rsidR="00F65C5E" w:rsidRPr="009E5C44">
        <w:rPr>
          <w:lang w:eastAsia="en-IE"/>
        </w:rPr>
        <w:t>1: the load effect number, a positive integer – e.g. 1.</w:t>
      </w:r>
    </w:p>
    <w:p w14:paraId="499F1269" w14:textId="77777777" w:rsidR="00F65C5E" w:rsidRPr="009E5C44" w:rsidRDefault="006A0D45" w:rsidP="00F65C5E">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2: the </w:t>
      </w:r>
      <w:bookmarkStart w:id="46" w:name="OLE_LINK25"/>
      <w:r w:rsidR="00F65C5E" w:rsidRPr="009E5C44">
        <w:rPr>
          <w:lang w:eastAsia="en-IE"/>
        </w:rPr>
        <w:t>load effect</w:t>
      </w:r>
      <w:r>
        <w:rPr>
          <w:lang w:eastAsia="en-IE"/>
        </w:rPr>
        <w:t xml:space="preserve"> definition type</w:t>
      </w:r>
      <w:bookmarkEnd w:id="46"/>
      <w:r w:rsidR="00F65C5E" w:rsidRPr="009E5C44">
        <w:rPr>
          <w:lang w:eastAsia="en-IE"/>
        </w:rPr>
        <w:t xml:space="preserve">: </w:t>
      </w:r>
    </w:p>
    <w:p w14:paraId="76921E42" w14:textId="77777777" w:rsidR="00F65C5E" w:rsidRPr="009E5C44" w:rsidRDefault="00F65C5E" w:rsidP="006A0D45">
      <w:pPr>
        <w:numPr>
          <w:ilvl w:val="1"/>
          <w:numId w:val="18"/>
        </w:numPr>
        <w:rPr>
          <w:lang w:eastAsia="en-IE"/>
        </w:rPr>
      </w:pPr>
      <w:r w:rsidRPr="009E5C44">
        <w:rPr>
          <w:lang w:eastAsia="en-IE"/>
        </w:rPr>
        <w:t>1</w:t>
      </w:r>
      <w:r w:rsidR="006A0D45">
        <w:rPr>
          <w:lang w:eastAsia="en-IE"/>
        </w:rPr>
        <w:t xml:space="preserve"> – </w:t>
      </w:r>
      <w:r w:rsidR="006A0D45" w:rsidRPr="006A0D45">
        <w:rPr>
          <w:lang w:eastAsia="en-IE"/>
        </w:rPr>
        <w:t xml:space="preserve">lane </w:t>
      </w:r>
      <w:r w:rsidR="00420E0E">
        <w:rPr>
          <w:lang w:eastAsia="en-IE"/>
        </w:rPr>
        <w:t>factors</w:t>
      </w:r>
      <w:r w:rsidR="006A0D45" w:rsidRPr="006A0D45">
        <w:rPr>
          <w:lang w:eastAsia="en-IE"/>
        </w:rPr>
        <w:t xml:space="preserve"> </w:t>
      </w:r>
      <w:r w:rsidR="006A0D45">
        <w:rPr>
          <w:lang w:eastAsia="en-IE"/>
        </w:rPr>
        <w:t>are applied to a single influence line;</w:t>
      </w:r>
    </w:p>
    <w:p w14:paraId="5E9FBB31" w14:textId="77777777" w:rsidR="006A0D45" w:rsidRDefault="006A0D45" w:rsidP="00F65C5E">
      <w:pPr>
        <w:numPr>
          <w:ilvl w:val="1"/>
          <w:numId w:val="18"/>
        </w:numPr>
        <w:rPr>
          <w:lang w:eastAsia="en-IE"/>
        </w:rPr>
      </w:pPr>
      <w:r>
        <w:rPr>
          <w:lang w:eastAsia="en-IE"/>
        </w:rPr>
        <w:t>2</w:t>
      </w:r>
      <w:r w:rsidR="00F65C5E" w:rsidRPr="009E5C44">
        <w:rPr>
          <w:lang w:eastAsia="en-IE"/>
        </w:rPr>
        <w:t xml:space="preserve"> </w:t>
      </w:r>
      <w:r>
        <w:rPr>
          <w:lang w:eastAsia="en-IE"/>
        </w:rPr>
        <w:t xml:space="preserve">– </w:t>
      </w:r>
      <w:bookmarkStart w:id="47" w:name="OLE_LINK28"/>
      <w:r>
        <w:rPr>
          <w:lang w:eastAsia="en-IE"/>
        </w:rPr>
        <w:t>separate influence lines and lane weights are applied to each lane</w:t>
      </w:r>
      <w:bookmarkEnd w:id="47"/>
      <w:r>
        <w:rPr>
          <w:lang w:eastAsia="en-IE"/>
        </w:rPr>
        <w:t>;</w:t>
      </w:r>
    </w:p>
    <w:p w14:paraId="30DD3253" w14:textId="77777777" w:rsidR="00B56B6D" w:rsidRPr="009E5C44" w:rsidRDefault="006A0D45" w:rsidP="006A0D45">
      <w:pPr>
        <w:numPr>
          <w:ilvl w:val="1"/>
          <w:numId w:val="18"/>
        </w:numPr>
        <w:rPr>
          <w:lang w:eastAsia="en-IE"/>
        </w:rPr>
      </w:pPr>
      <w:r>
        <w:rPr>
          <w:lang w:eastAsia="en-IE"/>
        </w:rPr>
        <w:t>3</w:t>
      </w:r>
      <w:r w:rsidR="00B56B6D">
        <w:rPr>
          <w:lang w:eastAsia="en-IE"/>
        </w:rPr>
        <w:t xml:space="preserve"> </w:t>
      </w:r>
      <w:r>
        <w:rPr>
          <w:lang w:eastAsia="en-IE"/>
        </w:rPr>
        <w:t>– an influence surface is used for the load effect</w:t>
      </w:r>
      <w:r w:rsidR="00B56B6D">
        <w:rPr>
          <w:lang w:eastAsia="en-IE"/>
        </w:rPr>
        <w:t>.</w:t>
      </w:r>
    </w:p>
    <w:p w14:paraId="30E066BB" w14:textId="77777777" w:rsidR="006A0D45" w:rsidRDefault="006A0D45" w:rsidP="006A0D45">
      <w:pPr>
        <w:numPr>
          <w:ilvl w:val="0"/>
          <w:numId w:val="18"/>
        </w:numPr>
        <w:rPr>
          <w:lang w:eastAsia="en-IE"/>
        </w:rPr>
      </w:pPr>
      <w:r>
        <w:rPr>
          <w:lang w:eastAsia="en-IE"/>
        </w:rPr>
        <w:t>Field</w:t>
      </w:r>
      <w:r w:rsidRPr="009E5C44">
        <w:rPr>
          <w:lang w:eastAsia="en-IE"/>
        </w:rPr>
        <w:t xml:space="preserve"> </w:t>
      </w:r>
      <w:r w:rsidR="00F65C5E" w:rsidRPr="009E5C44">
        <w:rPr>
          <w:lang w:eastAsia="en-IE"/>
        </w:rPr>
        <w:t xml:space="preserve">3: </w:t>
      </w:r>
      <w:r w:rsidRPr="006A0D45">
        <w:rPr>
          <w:lang w:eastAsia="en-IE"/>
        </w:rPr>
        <w:t>the threshold to be used for this load effect in peaks-over-threshold analysis</w:t>
      </w:r>
      <w:r>
        <w:rPr>
          <w:lang w:eastAsia="en-IE"/>
        </w:rPr>
        <w:t xml:space="preserve">, e.g. 3000.0 </w:t>
      </w:r>
      <w:proofErr w:type="spellStart"/>
      <w:r>
        <w:rPr>
          <w:lang w:eastAsia="en-IE"/>
        </w:rPr>
        <w:t>kNm</w:t>
      </w:r>
      <w:proofErr w:type="spellEnd"/>
      <w:r w:rsidRPr="006A0D45">
        <w:rPr>
          <w:lang w:eastAsia="en-IE"/>
        </w:rPr>
        <w:t>. If this number is absent it is assumed to be zero.</w:t>
      </w:r>
    </w:p>
    <w:p w14:paraId="2BD1DFD6" w14:textId="77777777" w:rsidR="006A0D45" w:rsidRDefault="006A0D45" w:rsidP="006A0D45">
      <w:pPr>
        <w:rPr>
          <w:lang w:eastAsia="en-IE"/>
        </w:rPr>
      </w:pPr>
    </w:p>
    <w:p w14:paraId="2D84EEA8" w14:textId="77777777" w:rsidR="006A0D45" w:rsidRDefault="006A0D45" w:rsidP="006A0D45">
      <w:pPr>
        <w:rPr>
          <w:lang w:eastAsia="en-IE"/>
        </w:rPr>
      </w:pPr>
      <w:r>
        <w:rPr>
          <w:lang w:eastAsia="en-IE"/>
        </w:rPr>
        <w:t xml:space="preserve">The line(s) following the load effect information line are formatted differently depending on the </w:t>
      </w:r>
      <w:r w:rsidRPr="009E5C44">
        <w:rPr>
          <w:lang w:eastAsia="en-IE"/>
        </w:rPr>
        <w:t>load effect</w:t>
      </w:r>
      <w:r>
        <w:rPr>
          <w:lang w:eastAsia="en-IE"/>
        </w:rPr>
        <w:t xml:space="preserve"> definition type, 1, 2, or 3, as follows:</w:t>
      </w:r>
    </w:p>
    <w:p w14:paraId="5FC47BAB" w14:textId="77777777" w:rsidR="006A0D45" w:rsidRDefault="006A0D45" w:rsidP="006A0D45">
      <w:pPr>
        <w:rPr>
          <w:lang w:eastAsia="en-IE"/>
        </w:rPr>
      </w:pPr>
    </w:p>
    <w:p w14:paraId="0FC94AC2" w14:textId="77777777" w:rsidR="00420E0E" w:rsidRPr="00420E0E" w:rsidRDefault="00420E0E" w:rsidP="006A0D45">
      <w:pPr>
        <w:rPr>
          <w:b/>
          <w:lang w:eastAsia="en-IE"/>
        </w:rPr>
      </w:pPr>
      <w:bookmarkStart w:id="48" w:name="OLE_LINK27"/>
      <w:r w:rsidRPr="00420E0E">
        <w:rPr>
          <w:b/>
          <w:lang w:eastAsia="en-IE"/>
        </w:rPr>
        <w:t xml:space="preserve">Load Effect Definition </w:t>
      </w:r>
      <w:r>
        <w:rPr>
          <w:b/>
          <w:lang w:eastAsia="en-IE"/>
        </w:rPr>
        <w:t xml:space="preserve">Type </w:t>
      </w:r>
      <w:r w:rsidRPr="00420E0E">
        <w:rPr>
          <w:b/>
          <w:lang w:eastAsia="en-IE"/>
        </w:rPr>
        <w:t xml:space="preserve">1 – Lane </w:t>
      </w:r>
      <w:r>
        <w:rPr>
          <w:b/>
          <w:lang w:eastAsia="en-IE"/>
        </w:rPr>
        <w:t>factors</w:t>
      </w:r>
      <w:r w:rsidRPr="00420E0E">
        <w:rPr>
          <w:b/>
          <w:lang w:eastAsia="en-IE"/>
        </w:rPr>
        <w:t xml:space="preserve"> applied to single IL </w:t>
      </w:r>
    </w:p>
    <w:p w14:paraId="38459CB7" w14:textId="77777777" w:rsidR="006A0D45" w:rsidRDefault="00420E0E" w:rsidP="006A0D45">
      <w:pPr>
        <w:rPr>
          <w:lang w:eastAsia="en-IE"/>
        </w:rPr>
      </w:pPr>
      <w:r>
        <w:rPr>
          <w:lang w:eastAsia="en-IE"/>
        </w:rPr>
        <w:t>Only one line is required in this case, for example “</w:t>
      </w:r>
      <w:r w:rsidRPr="00420E0E">
        <w:rPr>
          <w:rFonts w:ascii="Courier New" w:hAnsi="Courier New" w:cs="Courier New"/>
          <w:lang w:eastAsia="en-IE"/>
        </w:rPr>
        <w:t>1, 1, 0.728125, 0.271875</w:t>
      </w:r>
      <w:r>
        <w:rPr>
          <w:lang w:eastAsia="en-IE"/>
        </w:rPr>
        <w:t>” (line 3) in the file above. This line is formatted as follows:</w:t>
      </w:r>
    </w:p>
    <w:p w14:paraId="6199E0B6" w14:textId="77777777" w:rsidR="00420E0E" w:rsidRDefault="00420E0E" w:rsidP="00420E0E">
      <w:pPr>
        <w:numPr>
          <w:ilvl w:val="0"/>
          <w:numId w:val="45"/>
        </w:numPr>
        <w:rPr>
          <w:lang w:eastAsia="en-IE"/>
        </w:rPr>
      </w:pPr>
      <w:bookmarkStart w:id="49" w:name="OLE_LINK29"/>
      <w:bookmarkEnd w:id="48"/>
      <w:r>
        <w:rPr>
          <w:lang w:eastAsia="en-IE"/>
        </w:rPr>
        <w:t>Field 1: The type of influence line:</w:t>
      </w:r>
    </w:p>
    <w:p w14:paraId="674E83DA" w14:textId="77777777" w:rsidR="00420E0E" w:rsidRDefault="00420E0E" w:rsidP="00420E0E">
      <w:pPr>
        <w:numPr>
          <w:ilvl w:val="1"/>
          <w:numId w:val="45"/>
        </w:numPr>
        <w:rPr>
          <w:lang w:eastAsia="en-IE"/>
        </w:rPr>
      </w:pPr>
      <w:r>
        <w:rPr>
          <w:lang w:eastAsia="en-IE"/>
        </w:rPr>
        <w:t>1 – if it is a built-in influence line;</w:t>
      </w:r>
    </w:p>
    <w:p w14:paraId="4A2524F3" w14:textId="77777777" w:rsidR="00420E0E" w:rsidRDefault="00420E0E" w:rsidP="00420E0E">
      <w:pPr>
        <w:numPr>
          <w:ilvl w:val="1"/>
          <w:numId w:val="45"/>
        </w:numPr>
        <w:rPr>
          <w:lang w:eastAsia="en-IE"/>
        </w:rPr>
      </w:pPr>
      <w:r>
        <w:rPr>
          <w:lang w:eastAsia="en-IE"/>
        </w:rPr>
        <w:t>2 – if it is a user-defined discrete influence line.</w:t>
      </w:r>
    </w:p>
    <w:p w14:paraId="0E07678E" w14:textId="77777777" w:rsidR="00420E0E" w:rsidRDefault="00420E0E" w:rsidP="00420E0E">
      <w:pPr>
        <w:numPr>
          <w:ilvl w:val="0"/>
          <w:numId w:val="45"/>
        </w:numPr>
        <w:rPr>
          <w:lang w:eastAsia="en-IE"/>
        </w:rPr>
      </w:pPr>
      <w:r>
        <w:rPr>
          <w:lang w:eastAsia="en-IE"/>
        </w:rPr>
        <w:t>Field 2: The influence line number (whether built-in or discrete).</w:t>
      </w:r>
    </w:p>
    <w:p w14:paraId="4D1C6DEE" w14:textId="77777777" w:rsidR="00420E0E" w:rsidRDefault="00420E0E" w:rsidP="00420E0E">
      <w:pPr>
        <w:numPr>
          <w:ilvl w:val="0"/>
          <w:numId w:val="45"/>
        </w:numPr>
        <w:rPr>
          <w:lang w:eastAsia="en-IE"/>
        </w:rPr>
      </w:pPr>
      <w:r>
        <w:rPr>
          <w:lang w:eastAsia="en-IE"/>
        </w:rPr>
        <w:t>Fields3+: the lane factors to be applied to the influence line for Lane 1, 2 etc.</w:t>
      </w:r>
    </w:p>
    <w:bookmarkEnd w:id="49"/>
    <w:p w14:paraId="56B217E7" w14:textId="77777777" w:rsidR="006A0D45" w:rsidRDefault="00420E0E" w:rsidP="006A0D45">
      <w:pPr>
        <w:rPr>
          <w:lang w:eastAsia="en-IE"/>
        </w:rPr>
      </w:pPr>
      <w:r>
        <w:rPr>
          <w:lang w:eastAsia="en-IE"/>
        </w:rPr>
        <w:t>Line 5 in the file above shows that a discrete influence line is being used for Load Effect 2 with lane factors for all lanes.</w:t>
      </w:r>
    </w:p>
    <w:p w14:paraId="094BEDF6" w14:textId="77777777" w:rsidR="00420E0E" w:rsidRDefault="00420E0E" w:rsidP="006A0D45">
      <w:pPr>
        <w:rPr>
          <w:lang w:eastAsia="en-IE"/>
        </w:rPr>
      </w:pPr>
    </w:p>
    <w:p w14:paraId="40F49F34" w14:textId="77777777" w:rsidR="00420E0E" w:rsidRPr="00420E0E" w:rsidRDefault="00420E0E" w:rsidP="00420E0E">
      <w:pPr>
        <w:rPr>
          <w:b/>
          <w:lang w:eastAsia="en-IE"/>
        </w:rPr>
      </w:pPr>
      <w:bookmarkStart w:id="50" w:name="OLE_LINK33"/>
      <w:r w:rsidRPr="00420E0E">
        <w:rPr>
          <w:b/>
          <w:lang w:eastAsia="en-IE"/>
        </w:rPr>
        <w:t xml:space="preserve">Load Effect Definition </w:t>
      </w:r>
      <w:r>
        <w:rPr>
          <w:b/>
          <w:lang w:eastAsia="en-IE"/>
        </w:rPr>
        <w:t>Type 2</w:t>
      </w:r>
      <w:r w:rsidRPr="00420E0E">
        <w:rPr>
          <w:b/>
          <w:lang w:eastAsia="en-IE"/>
        </w:rPr>
        <w:t xml:space="preserve"> – </w:t>
      </w:r>
      <w:r>
        <w:rPr>
          <w:b/>
          <w:lang w:eastAsia="en-IE"/>
        </w:rPr>
        <w:t>S</w:t>
      </w:r>
      <w:r w:rsidRPr="00420E0E">
        <w:rPr>
          <w:b/>
          <w:lang w:eastAsia="en-IE"/>
        </w:rPr>
        <w:t xml:space="preserve">eparate </w:t>
      </w:r>
      <w:r>
        <w:rPr>
          <w:b/>
          <w:lang w:eastAsia="en-IE"/>
        </w:rPr>
        <w:t>IL</w:t>
      </w:r>
      <w:r w:rsidRPr="00420E0E">
        <w:rPr>
          <w:b/>
          <w:lang w:eastAsia="en-IE"/>
        </w:rPr>
        <w:t xml:space="preserve">s and lane weights </w:t>
      </w:r>
      <w:r>
        <w:rPr>
          <w:b/>
          <w:lang w:eastAsia="en-IE"/>
        </w:rPr>
        <w:t xml:space="preserve">for </w:t>
      </w:r>
      <w:r w:rsidRPr="00420E0E">
        <w:rPr>
          <w:b/>
          <w:lang w:eastAsia="en-IE"/>
        </w:rPr>
        <w:t>each lane</w:t>
      </w:r>
    </w:p>
    <w:p w14:paraId="038C6782" w14:textId="77777777" w:rsidR="00420E0E" w:rsidRDefault="00420E0E" w:rsidP="00420E0E">
      <w:pPr>
        <w:rPr>
          <w:lang w:eastAsia="en-IE"/>
        </w:rPr>
      </w:pPr>
      <w:r>
        <w:rPr>
          <w:lang w:eastAsia="en-IE"/>
        </w:rPr>
        <w:t>In this case a line is required, corresponding to each lane, formatted as follows:</w:t>
      </w:r>
    </w:p>
    <w:bookmarkEnd w:id="50"/>
    <w:p w14:paraId="3C6BA2FE" w14:textId="77777777" w:rsidR="00420E0E" w:rsidRDefault="00420E0E" w:rsidP="00420E0E">
      <w:pPr>
        <w:numPr>
          <w:ilvl w:val="0"/>
          <w:numId w:val="45"/>
        </w:numPr>
        <w:rPr>
          <w:lang w:eastAsia="en-IE"/>
        </w:rPr>
      </w:pPr>
      <w:r>
        <w:rPr>
          <w:lang w:eastAsia="en-IE"/>
        </w:rPr>
        <w:t>Field 1: The type of influence line:</w:t>
      </w:r>
    </w:p>
    <w:p w14:paraId="0858D008" w14:textId="77777777" w:rsidR="00420E0E" w:rsidRDefault="00420E0E" w:rsidP="00420E0E">
      <w:pPr>
        <w:numPr>
          <w:ilvl w:val="1"/>
          <w:numId w:val="45"/>
        </w:numPr>
        <w:rPr>
          <w:lang w:eastAsia="en-IE"/>
        </w:rPr>
      </w:pPr>
      <w:r>
        <w:rPr>
          <w:lang w:eastAsia="en-IE"/>
        </w:rPr>
        <w:t>1 – if it is a built-in influence line;</w:t>
      </w:r>
    </w:p>
    <w:p w14:paraId="523169A5" w14:textId="77777777" w:rsidR="00420E0E" w:rsidRDefault="00420E0E" w:rsidP="00420E0E">
      <w:pPr>
        <w:numPr>
          <w:ilvl w:val="1"/>
          <w:numId w:val="45"/>
        </w:numPr>
        <w:rPr>
          <w:lang w:eastAsia="en-IE"/>
        </w:rPr>
      </w:pPr>
      <w:r>
        <w:rPr>
          <w:lang w:eastAsia="en-IE"/>
        </w:rPr>
        <w:t>2 – if it is a user-defined discrete influence line.</w:t>
      </w:r>
    </w:p>
    <w:p w14:paraId="4CAEB542" w14:textId="77777777" w:rsidR="00420E0E" w:rsidRDefault="00420E0E" w:rsidP="00420E0E">
      <w:pPr>
        <w:numPr>
          <w:ilvl w:val="0"/>
          <w:numId w:val="45"/>
        </w:numPr>
        <w:rPr>
          <w:lang w:eastAsia="en-IE"/>
        </w:rPr>
      </w:pPr>
      <w:r>
        <w:rPr>
          <w:lang w:eastAsia="en-IE"/>
        </w:rPr>
        <w:t>Field 2: The influence line number (whether built-in or discrete).</w:t>
      </w:r>
    </w:p>
    <w:p w14:paraId="656C8868" w14:textId="77777777" w:rsidR="00420E0E" w:rsidRDefault="00420E0E" w:rsidP="00420E0E">
      <w:pPr>
        <w:numPr>
          <w:ilvl w:val="0"/>
          <w:numId w:val="45"/>
        </w:numPr>
        <w:rPr>
          <w:lang w:eastAsia="en-IE"/>
        </w:rPr>
      </w:pPr>
      <w:r>
        <w:rPr>
          <w:lang w:eastAsia="en-IE"/>
        </w:rPr>
        <w:t>Fields3: the lane factor to be applied to the influence line for this lane.</w:t>
      </w:r>
    </w:p>
    <w:p w14:paraId="0FB9D90C" w14:textId="77777777" w:rsidR="00420E0E" w:rsidRDefault="00AB4587" w:rsidP="00420E0E">
      <w:pPr>
        <w:rPr>
          <w:lang w:eastAsia="en-IE"/>
        </w:rPr>
      </w:pPr>
      <w:r>
        <w:rPr>
          <w:lang w:eastAsia="en-IE"/>
        </w:rPr>
        <w:t xml:space="preserve">In the example file above, load effect 3, starting on line 6, is using this form of definition. Line 7 defines that Lane 1 uses discrete IL number 2 with lane weight </w:t>
      </w:r>
      <w:r w:rsidRPr="00AB4587">
        <w:rPr>
          <w:lang w:eastAsia="en-IE"/>
        </w:rPr>
        <w:t>0.728125</w:t>
      </w:r>
      <w:r>
        <w:rPr>
          <w:lang w:eastAsia="en-IE"/>
        </w:rPr>
        <w:t xml:space="preserve">. Similarly, line 8 defines that Lane 2 uses the same discrete IL number 2 with lane weight </w:t>
      </w:r>
      <w:r w:rsidRPr="00AB4587">
        <w:rPr>
          <w:lang w:eastAsia="en-IE"/>
        </w:rPr>
        <w:t>0.271875</w:t>
      </w:r>
      <w:r>
        <w:rPr>
          <w:lang w:eastAsia="en-IE"/>
        </w:rPr>
        <w:t>.</w:t>
      </w:r>
    </w:p>
    <w:p w14:paraId="67C85DF9" w14:textId="77777777" w:rsidR="00AB4587" w:rsidRDefault="00AB4587" w:rsidP="00420E0E">
      <w:pPr>
        <w:rPr>
          <w:lang w:eastAsia="en-IE"/>
        </w:rPr>
      </w:pPr>
    </w:p>
    <w:p w14:paraId="0CCA17A4" w14:textId="77777777" w:rsidR="00AB4587" w:rsidRPr="00420E0E" w:rsidRDefault="00AB4587" w:rsidP="00AB4587">
      <w:pPr>
        <w:rPr>
          <w:b/>
          <w:lang w:eastAsia="en-IE"/>
        </w:rPr>
      </w:pPr>
      <w:r w:rsidRPr="00420E0E">
        <w:rPr>
          <w:b/>
          <w:lang w:eastAsia="en-IE"/>
        </w:rPr>
        <w:t xml:space="preserve">Load Effect Definition </w:t>
      </w:r>
      <w:r>
        <w:rPr>
          <w:b/>
          <w:lang w:eastAsia="en-IE"/>
        </w:rPr>
        <w:t>Type 3</w:t>
      </w:r>
      <w:r w:rsidRPr="00420E0E">
        <w:rPr>
          <w:b/>
          <w:lang w:eastAsia="en-IE"/>
        </w:rPr>
        <w:t xml:space="preserve"> – </w:t>
      </w:r>
      <w:r>
        <w:rPr>
          <w:b/>
          <w:lang w:eastAsia="en-IE"/>
        </w:rPr>
        <w:t>An influence surface is used for the bridge</w:t>
      </w:r>
    </w:p>
    <w:p w14:paraId="3FF99D8F" w14:textId="77777777" w:rsidR="00AB4587" w:rsidRDefault="00AB4587" w:rsidP="00AB4587">
      <w:pPr>
        <w:rPr>
          <w:lang w:eastAsia="en-IE"/>
        </w:rPr>
      </w:pPr>
      <w:r>
        <w:rPr>
          <w:lang w:eastAsia="en-IE"/>
        </w:rPr>
        <w:t>In this case only a single line is required, assigning a</w:t>
      </w:r>
      <w:r w:rsidR="001F2724">
        <w:rPr>
          <w:lang w:eastAsia="en-IE"/>
        </w:rPr>
        <w:t xml:space="preserve">n influence surface number </w:t>
      </w:r>
      <w:r>
        <w:rPr>
          <w:lang w:eastAsia="en-IE"/>
        </w:rPr>
        <w:t>t</w:t>
      </w:r>
      <w:r w:rsidR="001F2724">
        <w:rPr>
          <w:lang w:eastAsia="en-IE"/>
        </w:rPr>
        <w:t>o</w:t>
      </w:r>
      <w:r>
        <w:rPr>
          <w:lang w:eastAsia="en-IE"/>
        </w:rPr>
        <w:t xml:space="preserve"> the load effect. Thus, in the above file, line 9 shows that load effect 4 is using an influence surface, whilst line 10 assigns influence surface 1 to it.</w:t>
      </w:r>
    </w:p>
    <w:p w14:paraId="661E4C84" w14:textId="77777777" w:rsidR="00420E0E" w:rsidRDefault="00420E0E" w:rsidP="006A0D45">
      <w:pPr>
        <w:rPr>
          <w:lang w:eastAsia="en-IE"/>
        </w:rPr>
      </w:pPr>
    </w:p>
    <w:p w14:paraId="336A4E6D" w14:textId="77777777" w:rsidR="00F65C5E" w:rsidRDefault="00F65C5E" w:rsidP="00076703">
      <w:pPr>
        <w:rPr>
          <w:lang w:eastAsia="en-IE"/>
        </w:rPr>
      </w:pPr>
      <w:r w:rsidRPr="009E5C44">
        <w:rPr>
          <w:lang w:eastAsia="en-IE"/>
        </w:rPr>
        <w:t>Lane factors represent the proportion of load of the corresponding lane (i.e. lane factor 3 is for lane 3) that contributes to the load effect in the element under consideration.</w:t>
      </w:r>
      <w:r w:rsidR="002B57F2" w:rsidRPr="009E5C44">
        <w:rPr>
          <w:lang w:eastAsia="en-IE"/>
        </w:rPr>
        <w:t xml:space="preserve"> In this way, an influence surface is effectively defined as slices along each lane. Note that this model means that the influence surface must be a scaled version of itself transversely across the bridge – this is not always the case however.</w:t>
      </w:r>
    </w:p>
    <w:p w14:paraId="104F89B6" w14:textId="77777777" w:rsidR="00AB4587" w:rsidRDefault="00AB4587" w:rsidP="00076703">
      <w:pPr>
        <w:rPr>
          <w:lang w:eastAsia="en-IE"/>
        </w:rPr>
      </w:pPr>
    </w:p>
    <w:p w14:paraId="5662C3FD" w14:textId="77777777" w:rsidR="00AB4587" w:rsidRPr="009E5C44" w:rsidRDefault="00AB4587" w:rsidP="00076703">
      <w:pPr>
        <w:rPr>
          <w:lang w:eastAsia="en-IE"/>
        </w:rPr>
      </w:pPr>
      <w:r>
        <w:rPr>
          <w:lang w:eastAsia="en-IE"/>
        </w:rPr>
        <w:t>Finally, it can be noted that the above</w:t>
      </w:r>
      <w:r w:rsidR="001F2724">
        <w:rPr>
          <w:lang w:eastAsia="en-IE"/>
        </w:rPr>
        <w:t xml:space="preserve"> example</w:t>
      </w:r>
      <w:r>
        <w:rPr>
          <w:lang w:eastAsia="en-IE"/>
        </w:rPr>
        <w:t xml:space="preserve"> file is a test file: all of the load effects use different means of arriving at the same outcome once the discrete influence line is for mid-span bending moment, and the influence surface is that given as the example influence surface later on.</w:t>
      </w:r>
    </w:p>
    <w:p w14:paraId="26059595" w14:textId="77777777" w:rsidR="00F6210D" w:rsidRPr="009E5C44" w:rsidRDefault="00AB4587" w:rsidP="002B57F2">
      <w:pPr>
        <w:pStyle w:val="Heading3"/>
        <w:rPr>
          <w:lang w:eastAsia="en-US"/>
        </w:rPr>
      </w:pPr>
      <w:r>
        <w:rPr>
          <w:lang w:eastAsia="en-US"/>
        </w:rPr>
        <w:br w:type="page"/>
      </w:r>
      <w:r w:rsidR="002B57F2" w:rsidRPr="009E5C44">
        <w:rPr>
          <w:lang w:eastAsia="en-US"/>
        </w:rPr>
        <w:lastRenderedPageBreak/>
        <w:t>Built-In Influence Functions</w:t>
      </w:r>
    </w:p>
    <w:p w14:paraId="3F483258" w14:textId="77777777" w:rsidR="002B57F2" w:rsidRPr="009E5C44" w:rsidRDefault="002B57F2" w:rsidP="002B57F2">
      <w:pPr>
        <w:rPr>
          <w:lang w:eastAsia="en-US"/>
        </w:rPr>
      </w:pPr>
      <w:r w:rsidRPr="009E5C44">
        <w:rPr>
          <w:lang w:eastAsia="en-US"/>
        </w:rPr>
        <w:t>The built-in influence functions are mathematical expressions that apply for any bridge length and can be weighted with any value of lane factor. Consequently, these built-in functions execute more quickly than read-in influence lines.</w:t>
      </w:r>
    </w:p>
    <w:p w14:paraId="4FC0432B" w14:textId="77777777" w:rsidR="002B57F2" w:rsidRPr="009E5C44" w:rsidRDefault="002B57F2" w:rsidP="002B57F2">
      <w:pPr>
        <w:rPr>
          <w:lang w:eastAsia="en-US"/>
        </w:rPr>
      </w:pPr>
    </w:p>
    <w:p w14:paraId="1DDDA35D" w14:textId="77777777" w:rsidR="002B57F2" w:rsidRPr="009E5C44" w:rsidRDefault="002B57F2" w:rsidP="002B57F2">
      <w:pPr>
        <w:rPr>
          <w:lang w:eastAsia="en-US"/>
        </w:rPr>
      </w:pPr>
      <w:r w:rsidRPr="009E5C44">
        <w:rPr>
          <w:lang w:eastAsia="en-US"/>
        </w:rPr>
        <w:t>The description and index for the built in functions are:</w:t>
      </w:r>
    </w:p>
    <w:p w14:paraId="5AD0D8FC" w14:textId="77777777" w:rsidR="002B57F2" w:rsidRPr="009E5C44" w:rsidRDefault="002B57F2" w:rsidP="002B57F2">
      <w:pPr>
        <w:rPr>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54"/>
        <w:gridCol w:w="7001"/>
        <w:gridCol w:w="1274"/>
      </w:tblGrid>
      <w:tr w:rsidR="0076170E" w:rsidRPr="00D71FEC" w14:paraId="0DD92721" w14:textId="77777777" w:rsidTr="00D71FEC">
        <w:trPr>
          <w:trHeight w:val="397"/>
        </w:trPr>
        <w:tc>
          <w:tcPr>
            <w:tcW w:w="1384" w:type="dxa"/>
            <w:shd w:val="clear" w:color="auto" w:fill="auto"/>
            <w:vAlign w:val="center"/>
          </w:tcPr>
          <w:p w14:paraId="19213037" w14:textId="77777777" w:rsidR="0076170E" w:rsidRPr="00D71FEC" w:rsidRDefault="0076170E" w:rsidP="00D71FEC">
            <w:pPr>
              <w:spacing w:line="240" w:lineRule="auto"/>
              <w:jc w:val="left"/>
              <w:rPr>
                <w:b/>
                <w:lang w:eastAsia="en-US"/>
              </w:rPr>
            </w:pPr>
            <w:r w:rsidRPr="00D71FEC">
              <w:rPr>
                <w:b/>
                <w:lang w:eastAsia="en-US"/>
              </w:rPr>
              <w:t>Index</w:t>
            </w:r>
          </w:p>
        </w:tc>
        <w:tc>
          <w:tcPr>
            <w:tcW w:w="7380" w:type="dxa"/>
            <w:shd w:val="clear" w:color="auto" w:fill="auto"/>
            <w:vAlign w:val="center"/>
          </w:tcPr>
          <w:p w14:paraId="29435A57" w14:textId="77777777" w:rsidR="0076170E" w:rsidRPr="00D71FEC" w:rsidRDefault="0076170E" w:rsidP="00D71FEC">
            <w:pPr>
              <w:spacing w:line="240" w:lineRule="auto"/>
              <w:jc w:val="left"/>
              <w:rPr>
                <w:b/>
                <w:lang w:eastAsia="en-US"/>
              </w:rPr>
            </w:pPr>
            <w:r w:rsidRPr="00D71FEC">
              <w:rPr>
                <w:b/>
                <w:lang w:eastAsia="en-US"/>
              </w:rPr>
              <w:t>Influence Line</w:t>
            </w:r>
          </w:p>
        </w:tc>
        <w:tc>
          <w:tcPr>
            <w:tcW w:w="1091" w:type="dxa"/>
            <w:shd w:val="clear" w:color="auto" w:fill="auto"/>
            <w:vAlign w:val="center"/>
          </w:tcPr>
          <w:p w14:paraId="17ED8377" w14:textId="77777777" w:rsidR="0076170E" w:rsidRPr="00D71FEC" w:rsidRDefault="0076170E" w:rsidP="00D71FEC">
            <w:pPr>
              <w:spacing w:line="240" w:lineRule="auto"/>
              <w:jc w:val="left"/>
              <w:rPr>
                <w:b/>
                <w:lang w:eastAsia="en-US"/>
              </w:rPr>
            </w:pPr>
            <w:r w:rsidRPr="00D71FEC">
              <w:rPr>
                <w:b/>
                <w:lang w:eastAsia="en-US"/>
              </w:rPr>
              <w:t>Location</w:t>
            </w:r>
          </w:p>
        </w:tc>
      </w:tr>
      <w:tr w:rsidR="0076170E" w:rsidRPr="009E5C44" w14:paraId="23AC4E00" w14:textId="77777777" w:rsidTr="00D71FEC">
        <w:trPr>
          <w:trHeight w:val="397"/>
        </w:trPr>
        <w:tc>
          <w:tcPr>
            <w:tcW w:w="1384" w:type="dxa"/>
            <w:shd w:val="clear" w:color="auto" w:fill="auto"/>
            <w:vAlign w:val="center"/>
          </w:tcPr>
          <w:p w14:paraId="5EBEC79F" w14:textId="77777777" w:rsidR="0076170E" w:rsidRPr="009E5C44" w:rsidRDefault="0076170E" w:rsidP="00D71FEC">
            <w:pPr>
              <w:spacing w:line="240" w:lineRule="auto"/>
              <w:jc w:val="left"/>
              <w:rPr>
                <w:lang w:eastAsia="en-US"/>
              </w:rPr>
            </w:pPr>
            <w:r w:rsidRPr="009E5C44">
              <w:rPr>
                <w:lang w:eastAsia="en-US"/>
              </w:rPr>
              <w:t>1</w:t>
            </w:r>
          </w:p>
        </w:tc>
        <w:tc>
          <w:tcPr>
            <w:tcW w:w="7380" w:type="dxa"/>
            <w:shd w:val="clear" w:color="auto" w:fill="auto"/>
            <w:vAlign w:val="center"/>
          </w:tcPr>
          <w:p w14:paraId="57FD0629" w14:textId="77777777" w:rsidR="0076170E" w:rsidRPr="009E5C44" w:rsidRDefault="0076170E" w:rsidP="00D71FEC">
            <w:pPr>
              <w:spacing w:line="240" w:lineRule="auto"/>
              <w:jc w:val="left"/>
              <w:rPr>
                <w:lang w:eastAsia="en-US"/>
              </w:rPr>
            </w:pPr>
            <w:r w:rsidRPr="009E5C44">
              <w:rPr>
                <w:lang w:eastAsia="en-US"/>
              </w:rPr>
              <w:t>Mid-span bending moment for a simply supported beam</w:t>
            </w:r>
          </w:p>
        </w:tc>
        <w:tc>
          <w:tcPr>
            <w:tcW w:w="1091" w:type="dxa"/>
            <w:shd w:val="clear" w:color="auto" w:fill="auto"/>
            <w:vAlign w:val="center"/>
          </w:tcPr>
          <w:p w14:paraId="20E24636" w14:textId="77777777" w:rsidR="0076170E" w:rsidRPr="009E5C44" w:rsidRDefault="0076170E" w:rsidP="00D71FEC">
            <w:pPr>
              <w:spacing w:line="240" w:lineRule="auto"/>
              <w:jc w:val="center"/>
              <w:rPr>
                <w:lang w:eastAsia="en-US"/>
              </w:rPr>
            </w:pPr>
            <w:r>
              <w:rPr>
                <w:lang w:eastAsia="en-US"/>
              </w:rPr>
              <w:t>B</w:t>
            </w:r>
          </w:p>
        </w:tc>
      </w:tr>
      <w:tr w:rsidR="0076170E" w:rsidRPr="009E5C44" w14:paraId="33324B3E" w14:textId="77777777" w:rsidTr="00D71FEC">
        <w:trPr>
          <w:trHeight w:val="397"/>
        </w:trPr>
        <w:tc>
          <w:tcPr>
            <w:tcW w:w="1384" w:type="dxa"/>
            <w:shd w:val="clear" w:color="auto" w:fill="auto"/>
            <w:vAlign w:val="center"/>
          </w:tcPr>
          <w:p w14:paraId="24391B50" w14:textId="77777777" w:rsidR="0076170E" w:rsidRPr="009E5C44" w:rsidRDefault="0076170E" w:rsidP="00D71FEC">
            <w:pPr>
              <w:spacing w:line="240" w:lineRule="auto"/>
              <w:jc w:val="left"/>
              <w:rPr>
                <w:lang w:eastAsia="en-US"/>
              </w:rPr>
            </w:pPr>
            <w:r w:rsidRPr="009E5C44">
              <w:rPr>
                <w:lang w:eastAsia="en-US"/>
              </w:rPr>
              <w:t>2</w:t>
            </w:r>
          </w:p>
        </w:tc>
        <w:tc>
          <w:tcPr>
            <w:tcW w:w="7380" w:type="dxa"/>
            <w:shd w:val="clear" w:color="auto" w:fill="auto"/>
            <w:vAlign w:val="center"/>
          </w:tcPr>
          <w:p w14:paraId="3DD98037" w14:textId="77777777" w:rsidR="0076170E" w:rsidRPr="009E5C44" w:rsidRDefault="0076170E" w:rsidP="00D71FEC">
            <w:pPr>
              <w:spacing w:line="240" w:lineRule="auto"/>
              <w:jc w:val="left"/>
              <w:rPr>
                <w:lang w:eastAsia="en-US"/>
              </w:rPr>
            </w:pPr>
            <w:r w:rsidRPr="009E5C44">
              <w:rPr>
                <w:lang w:eastAsia="en-US"/>
              </w:rPr>
              <w:t>Bending moment over the central support of a two-span beam</w:t>
            </w:r>
          </w:p>
        </w:tc>
        <w:tc>
          <w:tcPr>
            <w:tcW w:w="1091" w:type="dxa"/>
            <w:shd w:val="clear" w:color="auto" w:fill="auto"/>
            <w:vAlign w:val="center"/>
          </w:tcPr>
          <w:p w14:paraId="5C1881A4" w14:textId="77777777" w:rsidR="0076170E" w:rsidRPr="009E5C44" w:rsidRDefault="0076170E" w:rsidP="00D71FEC">
            <w:pPr>
              <w:spacing w:line="240" w:lineRule="auto"/>
              <w:jc w:val="center"/>
              <w:rPr>
                <w:lang w:eastAsia="en-US"/>
              </w:rPr>
            </w:pPr>
            <w:r>
              <w:rPr>
                <w:lang w:eastAsia="en-US"/>
              </w:rPr>
              <w:t>E</w:t>
            </w:r>
          </w:p>
        </w:tc>
      </w:tr>
      <w:tr w:rsidR="0076170E" w:rsidRPr="009E5C44" w14:paraId="7C1D5E1C" w14:textId="77777777" w:rsidTr="00D71FEC">
        <w:trPr>
          <w:trHeight w:val="397"/>
        </w:trPr>
        <w:tc>
          <w:tcPr>
            <w:tcW w:w="1384" w:type="dxa"/>
            <w:shd w:val="clear" w:color="auto" w:fill="auto"/>
            <w:vAlign w:val="center"/>
          </w:tcPr>
          <w:p w14:paraId="2B7D5B1F" w14:textId="77777777" w:rsidR="0076170E" w:rsidRPr="009E5C44" w:rsidRDefault="0076170E" w:rsidP="00D71FEC">
            <w:pPr>
              <w:spacing w:line="240" w:lineRule="auto"/>
              <w:jc w:val="left"/>
              <w:rPr>
                <w:lang w:eastAsia="en-US"/>
              </w:rPr>
            </w:pPr>
            <w:r w:rsidRPr="009E5C44">
              <w:rPr>
                <w:lang w:eastAsia="en-US"/>
              </w:rPr>
              <w:t>3</w:t>
            </w:r>
          </w:p>
        </w:tc>
        <w:tc>
          <w:tcPr>
            <w:tcW w:w="7380" w:type="dxa"/>
            <w:shd w:val="clear" w:color="auto" w:fill="auto"/>
            <w:vAlign w:val="center"/>
          </w:tcPr>
          <w:p w14:paraId="031D86B0" w14:textId="77777777" w:rsidR="0076170E" w:rsidRPr="009E5C44" w:rsidRDefault="0076170E" w:rsidP="00D71FEC">
            <w:pPr>
              <w:spacing w:line="240" w:lineRule="auto"/>
              <w:jc w:val="left"/>
              <w:rPr>
                <w:lang w:eastAsia="en-US"/>
              </w:rPr>
            </w:pPr>
            <w:r w:rsidRPr="009E5C44">
              <w:rPr>
                <w:lang w:eastAsia="en-US"/>
              </w:rPr>
              <w:t>Left-hand shear in a simply-supported beam</w:t>
            </w:r>
          </w:p>
        </w:tc>
        <w:tc>
          <w:tcPr>
            <w:tcW w:w="1091" w:type="dxa"/>
            <w:shd w:val="clear" w:color="auto" w:fill="auto"/>
            <w:vAlign w:val="center"/>
          </w:tcPr>
          <w:p w14:paraId="1EC4B9EC" w14:textId="77777777" w:rsidR="0076170E" w:rsidRPr="009E5C44" w:rsidRDefault="0076170E" w:rsidP="00D71FEC">
            <w:pPr>
              <w:spacing w:line="240" w:lineRule="auto"/>
              <w:jc w:val="center"/>
              <w:rPr>
                <w:lang w:eastAsia="en-US"/>
              </w:rPr>
            </w:pPr>
            <w:r>
              <w:rPr>
                <w:lang w:eastAsia="en-US"/>
              </w:rPr>
              <w:t>A</w:t>
            </w:r>
          </w:p>
        </w:tc>
      </w:tr>
      <w:tr w:rsidR="0076170E" w:rsidRPr="009E5C44" w14:paraId="642AE7BE" w14:textId="77777777" w:rsidTr="00D71FEC">
        <w:trPr>
          <w:trHeight w:val="397"/>
        </w:trPr>
        <w:tc>
          <w:tcPr>
            <w:tcW w:w="1384" w:type="dxa"/>
            <w:shd w:val="clear" w:color="auto" w:fill="auto"/>
            <w:vAlign w:val="center"/>
          </w:tcPr>
          <w:p w14:paraId="0DB0650A" w14:textId="77777777" w:rsidR="0076170E" w:rsidRPr="009E5C44" w:rsidRDefault="0076170E" w:rsidP="00D71FEC">
            <w:pPr>
              <w:spacing w:line="240" w:lineRule="auto"/>
              <w:jc w:val="left"/>
              <w:rPr>
                <w:lang w:eastAsia="en-US"/>
              </w:rPr>
            </w:pPr>
            <w:r w:rsidRPr="009E5C44">
              <w:rPr>
                <w:lang w:eastAsia="en-US"/>
              </w:rPr>
              <w:t>4</w:t>
            </w:r>
          </w:p>
        </w:tc>
        <w:tc>
          <w:tcPr>
            <w:tcW w:w="7380" w:type="dxa"/>
            <w:shd w:val="clear" w:color="auto" w:fill="auto"/>
            <w:vAlign w:val="center"/>
          </w:tcPr>
          <w:p w14:paraId="4320F6B1" w14:textId="77777777" w:rsidR="0076170E" w:rsidRPr="009E5C44" w:rsidRDefault="0076170E" w:rsidP="00D71FEC">
            <w:pPr>
              <w:spacing w:line="240" w:lineRule="auto"/>
              <w:jc w:val="left"/>
              <w:rPr>
                <w:lang w:eastAsia="en-US"/>
              </w:rPr>
            </w:pPr>
            <w:r w:rsidRPr="009E5C44">
              <w:rPr>
                <w:lang w:eastAsia="en-US"/>
              </w:rPr>
              <w:t>Right-hand shear in a simply-supported beam</w:t>
            </w:r>
          </w:p>
        </w:tc>
        <w:tc>
          <w:tcPr>
            <w:tcW w:w="1091" w:type="dxa"/>
            <w:shd w:val="clear" w:color="auto" w:fill="auto"/>
            <w:vAlign w:val="center"/>
          </w:tcPr>
          <w:p w14:paraId="62A4B7C5" w14:textId="77777777" w:rsidR="0076170E" w:rsidRPr="009E5C44" w:rsidRDefault="0076170E" w:rsidP="00D71FEC">
            <w:pPr>
              <w:spacing w:line="240" w:lineRule="auto"/>
              <w:jc w:val="center"/>
              <w:rPr>
                <w:lang w:eastAsia="en-US"/>
              </w:rPr>
            </w:pPr>
            <w:r>
              <w:rPr>
                <w:lang w:eastAsia="en-US"/>
              </w:rPr>
              <w:t>C</w:t>
            </w:r>
          </w:p>
        </w:tc>
      </w:tr>
      <w:tr w:rsidR="0076170E" w:rsidRPr="009E5C44" w14:paraId="0206354A" w14:textId="77777777" w:rsidTr="00D71FEC">
        <w:trPr>
          <w:trHeight w:val="397"/>
        </w:trPr>
        <w:tc>
          <w:tcPr>
            <w:tcW w:w="1384" w:type="dxa"/>
            <w:shd w:val="clear" w:color="auto" w:fill="auto"/>
            <w:vAlign w:val="center"/>
          </w:tcPr>
          <w:p w14:paraId="5D09426E" w14:textId="77777777" w:rsidR="0076170E" w:rsidRPr="009E5C44" w:rsidRDefault="0076170E" w:rsidP="00D71FEC">
            <w:pPr>
              <w:spacing w:line="240" w:lineRule="auto"/>
              <w:jc w:val="left"/>
              <w:rPr>
                <w:lang w:eastAsia="en-US"/>
              </w:rPr>
            </w:pPr>
            <w:r w:rsidRPr="009E5C44">
              <w:rPr>
                <w:lang w:eastAsia="en-US"/>
              </w:rPr>
              <w:t>5</w:t>
            </w:r>
          </w:p>
        </w:tc>
        <w:tc>
          <w:tcPr>
            <w:tcW w:w="7380" w:type="dxa"/>
            <w:shd w:val="clear" w:color="auto" w:fill="auto"/>
            <w:vAlign w:val="center"/>
          </w:tcPr>
          <w:p w14:paraId="47467111" w14:textId="77777777" w:rsidR="0076170E" w:rsidRPr="009E5C44" w:rsidRDefault="0076170E" w:rsidP="00D71FEC">
            <w:pPr>
              <w:spacing w:line="240" w:lineRule="auto"/>
              <w:jc w:val="left"/>
              <w:rPr>
                <w:lang w:eastAsia="en-US"/>
              </w:rPr>
            </w:pPr>
            <w:r w:rsidRPr="009E5C44">
              <w:rPr>
                <w:lang w:eastAsia="en-US"/>
              </w:rPr>
              <w:t>Right-hand shear for a two-span beam</w:t>
            </w:r>
          </w:p>
        </w:tc>
        <w:tc>
          <w:tcPr>
            <w:tcW w:w="1091" w:type="dxa"/>
            <w:shd w:val="clear" w:color="auto" w:fill="auto"/>
            <w:vAlign w:val="center"/>
          </w:tcPr>
          <w:p w14:paraId="746C83B9" w14:textId="77777777" w:rsidR="0076170E" w:rsidRPr="009E5C44" w:rsidRDefault="0076170E" w:rsidP="00D71FEC">
            <w:pPr>
              <w:spacing w:line="240" w:lineRule="auto"/>
              <w:jc w:val="center"/>
              <w:rPr>
                <w:lang w:eastAsia="en-US"/>
              </w:rPr>
            </w:pPr>
            <w:r>
              <w:rPr>
                <w:lang w:eastAsia="en-US"/>
              </w:rPr>
              <w:t>F</w:t>
            </w:r>
          </w:p>
        </w:tc>
      </w:tr>
      <w:tr w:rsidR="0076170E" w:rsidRPr="009E5C44" w14:paraId="12C47059" w14:textId="77777777" w:rsidTr="00D71FEC">
        <w:trPr>
          <w:trHeight w:val="397"/>
        </w:trPr>
        <w:tc>
          <w:tcPr>
            <w:tcW w:w="1384" w:type="dxa"/>
            <w:shd w:val="clear" w:color="auto" w:fill="auto"/>
            <w:vAlign w:val="center"/>
          </w:tcPr>
          <w:p w14:paraId="43370CB5" w14:textId="77777777" w:rsidR="0076170E" w:rsidRPr="009E5C44" w:rsidRDefault="0076170E" w:rsidP="00D71FEC">
            <w:pPr>
              <w:spacing w:line="240" w:lineRule="auto"/>
              <w:jc w:val="left"/>
              <w:rPr>
                <w:lang w:eastAsia="en-US"/>
              </w:rPr>
            </w:pPr>
            <w:r w:rsidRPr="009E5C44">
              <w:rPr>
                <w:lang w:eastAsia="en-US"/>
              </w:rPr>
              <w:t>6</w:t>
            </w:r>
          </w:p>
        </w:tc>
        <w:tc>
          <w:tcPr>
            <w:tcW w:w="7380" w:type="dxa"/>
            <w:shd w:val="clear" w:color="auto" w:fill="auto"/>
            <w:vAlign w:val="center"/>
          </w:tcPr>
          <w:p w14:paraId="31EF57C5" w14:textId="77777777" w:rsidR="0076170E" w:rsidRPr="009E5C44" w:rsidRDefault="0076170E" w:rsidP="00D71FEC">
            <w:pPr>
              <w:spacing w:line="240" w:lineRule="auto"/>
              <w:jc w:val="left"/>
              <w:rPr>
                <w:lang w:eastAsia="en-US"/>
              </w:rPr>
            </w:pPr>
            <w:r w:rsidRPr="009E5C44">
              <w:rPr>
                <w:lang w:eastAsia="en-US"/>
              </w:rPr>
              <w:t>Left-hand shear for a two-span beam</w:t>
            </w:r>
          </w:p>
        </w:tc>
        <w:tc>
          <w:tcPr>
            <w:tcW w:w="1091" w:type="dxa"/>
            <w:shd w:val="clear" w:color="auto" w:fill="auto"/>
            <w:vAlign w:val="center"/>
          </w:tcPr>
          <w:p w14:paraId="4606ED25" w14:textId="77777777" w:rsidR="0076170E" w:rsidRPr="009E5C44" w:rsidRDefault="0076170E" w:rsidP="00D71FEC">
            <w:pPr>
              <w:spacing w:line="240" w:lineRule="auto"/>
              <w:jc w:val="center"/>
              <w:rPr>
                <w:lang w:eastAsia="en-US"/>
              </w:rPr>
            </w:pPr>
            <w:r>
              <w:rPr>
                <w:lang w:eastAsia="en-US"/>
              </w:rPr>
              <w:t>D</w:t>
            </w:r>
          </w:p>
        </w:tc>
      </w:tr>
      <w:tr w:rsidR="0076170E" w:rsidRPr="009E5C44" w14:paraId="5DB1E4D8" w14:textId="77777777" w:rsidTr="00D71FEC">
        <w:trPr>
          <w:trHeight w:val="397"/>
        </w:trPr>
        <w:tc>
          <w:tcPr>
            <w:tcW w:w="1384" w:type="dxa"/>
            <w:shd w:val="clear" w:color="auto" w:fill="auto"/>
            <w:vAlign w:val="center"/>
          </w:tcPr>
          <w:p w14:paraId="1516B9E3" w14:textId="77777777" w:rsidR="0076170E" w:rsidRPr="009E5C44" w:rsidRDefault="0076170E" w:rsidP="00D71FEC">
            <w:pPr>
              <w:spacing w:line="240" w:lineRule="auto"/>
              <w:jc w:val="left"/>
              <w:rPr>
                <w:lang w:eastAsia="en-US"/>
              </w:rPr>
            </w:pPr>
            <w:r w:rsidRPr="009E5C44">
              <w:rPr>
                <w:lang w:eastAsia="en-US"/>
              </w:rPr>
              <w:t>7</w:t>
            </w:r>
          </w:p>
        </w:tc>
        <w:tc>
          <w:tcPr>
            <w:tcW w:w="7380" w:type="dxa"/>
            <w:shd w:val="clear" w:color="auto" w:fill="auto"/>
            <w:vAlign w:val="center"/>
          </w:tcPr>
          <w:p w14:paraId="23E5EBBE" w14:textId="77777777" w:rsidR="0076170E" w:rsidRPr="009E5C44" w:rsidRDefault="0076170E" w:rsidP="00D71FEC">
            <w:pPr>
              <w:spacing w:line="240" w:lineRule="auto"/>
              <w:jc w:val="left"/>
              <w:rPr>
                <w:lang w:eastAsia="en-US"/>
              </w:rPr>
            </w:pPr>
            <w:r w:rsidRPr="009E5C44">
              <w:rPr>
                <w:lang w:eastAsia="en-US"/>
              </w:rPr>
              <w:t>Total amount of load on the bridge (i.e. the unit influence line)</w:t>
            </w:r>
          </w:p>
        </w:tc>
        <w:tc>
          <w:tcPr>
            <w:tcW w:w="1091" w:type="dxa"/>
            <w:shd w:val="clear" w:color="auto" w:fill="auto"/>
            <w:vAlign w:val="center"/>
          </w:tcPr>
          <w:p w14:paraId="4691AD4B" w14:textId="77777777" w:rsidR="0076170E" w:rsidRPr="009E5C44" w:rsidRDefault="0076170E" w:rsidP="00D71FEC">
            <w:pPr>
              <w:spacing w:line="240" w:lineRule="auto"/>
              <w:jc w:val="center"/>
              <w:rPr>
                <w:lang w:eastAsia="en-US"/>
              </w:rPr>
            </w:pPr>
          </w:p>
        </w:tc>
      </w:tr>
    </w:tbl>
    <w:p w14:paraId="0CA52111" w14:textId="77777777" w:rsidR="002B57F2" w:rsidRPr="009E5C44" w:rsidRDefault="002B57F2" w:rsidP="002B57F2">
      <w:pPr>
        <w:rPr>
          <w:lang w:eastAsia="en-US"/>
        </w:rPr>
      </w:pPr>
    </w:p>
    <w:p w14:paraId="35F2408C" w14:textId="77777777" w:rsidR="0076170E" w:rsidRDefault="00F06AB0" w:rsidP="0076170E">
      <w:pPr>
        <w:jc w:val="center"/>
      </w:pPr>
      <w:r>
        <w:rPr>
          <w:noProof/>
          <w:lang w:val="en-AU" w:eastAsia="zh-CN"/>
        </w:rPr>
        <mc:AlternateContent>
          <mc:Choice Requires="wpc">
            <w:drawing>
              <wp:inline distT="0" distB="0" distL="0" distR="0" wp14:anchorId="1274EB07" wp14:editId="2A692A69">
                <wp:extent cx="5486400" cy="914400"/>
                <wp:effectExtent l="0" t="0" r="0" b="0"/>
                <wp:docPr id="5" name="Canvas 15"/>
                <wp:cNvGraphicFramePr>
                  <a:graphicFrameLocks xmlns:a="http://schemas.openxmlformats.org/drawingml/2006/main"/>
                </wp:cNvGraphicFramePr>
                <a:graphic xmlns:a="http://schemas.openxmlformats.org/drawingml/2006/main">
                  <a:graphicData uri="http://schemas.microsoft.com/office/word/2010/wordprocessingCanvas">
                    <wpc:wpc>
                      <wpc:bg/>
                      <wpc:whole/>
                      <wps:wsp>
                        <wps:cNvPr id="16" name="Rectangle 16"/>
                        <wps:cNvSpPr>
                          <a:spLocks noChangeArrowheads="1"/>
                        </wps:cNvSpPr>
                        <wps:spPr bwMode="auto">
                          <a:xfrm>
                            <a:off x="488315" y="464185"/>
                            <a:ext cx="1943100" cy="113665"/>
                          </a:xfrm>
                          <a:prstGeom prst="rect">
                            <a:avLst/>
                          </a:prstGeom>
                          <a:solidFill>
                            <a:srgbClr val="000000"/>
                          </a:solidFill>
                          <a:ln w="9525">
                            <a:solidFill>
                              <a:srgbClr val="000000"/>
                            </a:solidFill>
                            <a:miter lim="800000"/>
                            <a:headEnd/>
                            <a:tailEnd/>
                          </a:ln>
                        </wps:spPr>
                        <wps:txbx>
                          <w:txbxContent>
                            <w:p w14:paraId="0674B6C7" w14:textId="77777777" w:rsidR="004F029B" w:rsidRDefault="004F029B" w:rsidP="0076170E"/>
                          </w:txbxContent>
                        </wps:txbx>
                        <wps:bodyPr rot="0" vert="horz" wrap="square" lIns="91440" tIns="45720" rIns="91440" bIns="45720" anchor="t" anchorCtr="0" upright="1">
                          <a:noAutofit/>
                        </wps:bodyPr>
                      </wps:wsp>
                      <wps:wsp>
                        <wps:cNvPr id="17" name="AutoShape 5"/>
                        <wps:cNvSpPr>
                          <a:spLocks noChangeArrowheads="1"/>
                        </wps:cNvSpPr>
                        <wps:spPr bwMode="auto">
                          <a:xfrm>
                            <a:off x="380365" y="571500"/>
                            <a:ext cx="229235" cy="114300"/>
                          </a:xfrm>
                          <a:prstGeom prst="triangle">
                            <a:avLst>
                              <a:gd name="adj" fmla="val 50000"/>
                            </a:avLst>
                          </a:prstGeom>
                          <a:solidFill>
                            <a:srgbClr val="000000"/>
                          </a:solidFill>
                          <a:ln w="9525">
                            <a:solidFill>
                              <a:srgbClr val="000000"/>
                            </a:solidFill>
                            <a:miter lim="800000"/>
                            <a:headEnd/>
                            <a:tailEnd/>
                          </a:ln>
                        </wps:spPr>
                        <wps:txbx>
                          <w:txbxContent>
                            <w:p w14:paraId="5038E448" w14:textId="77777777" w:rsidR="004F029B" w:rsidRDefault="004F029B" w:rsidP="0076170E"/>
                          </w:txbxContent>
                        </wps:txbx>
                        <wps:bodyPr rot="0" vert="horz" wrap="square" lIns="91440" tIns="45720" rIns="91440" bIns="45720" anchor="t" anchorCtr="0" upright="1">
                          <a:noAutofit/>
                        </wps:bodyPr>
                      </wps:wsp>
                      <wps:wsp>
                        <wps:cNvPr id="18" name="AutoShape 6"/>
                        <wps:cNvSpPr>
                          <a:spLocks noChangeArrowheads="1"/>
                        </wps:cNvSpPr>
                        <wps:spPr bwMode="auto">
                          <a:xfrm>
                            <a:off x="23241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0C597610" w14:textId="77777777" w:rsidR="004F029B" w:rsidRDefault="004F029B" w:rsidP="0076170E"/>
                          </w:txbxContent>
                        </wps:txbx>
                        <wps:bodyPr rot="0" vert="horz" wrap="square" lIns="91440" tIns="45720" rIns="91440" bIns="45720" anchor="t" anchorCtr="0" upright="1">
                          <a:noAutofit/>
                        </wps:bodyPr>
                      </wps:wsp>
                      <wps:wsp>
                        <wps:cNvPr id="19" name="Rectangle 19"/>
                        <wps:cNvSpPr>
                          <a:spLocks noChangeArrowheads="1"/>
                        </wps:cNvSpPr>
                        <wps:spPr bwMode="auto">
                          <a:xfrm>
                            <a:off x="3079750" y="464185"/>
                            <a:ext cx="1942465" cy="113665"/>
                          </a:xfrm>
                          <a:prstGeom prst="rect">
                            <a:avLst/>
                          </a:prstGeom>
                          <a:solidFill>
                            <a:srgbClr val="000000"/>
                          </a:solidFill>
                          <a:ln w="9525">
                            <a:solidFill>
                              <a:srgbClr val="000000"/>
                            </a:solidFill>
                            <a:miter lim="800000"/>
                            <a:headEnd/>
                            <a:tailEnd/>
                          </a:ln>
                        </wps:spPr>
                        <wps:txbx>
                          <w:txbxContent>
                            <w:p w14:paraId="78E45E2D" w14:textId="77777777" w:rsidR="004F029B" w:rsidRDefault="004F029B" w:rsidP="0076170E"/>
                          </w:txbxContent>
                        </wps:txbx>
                        <wps:bodyPr rot="0" vert="horz" wrap="square" lIns="91440" tIns="45720" rIns="91440" bIns="45720" anchor="t" anchorCtr="0" upright="1">
                          <a:noAutofit/>
                        </wps:bodyPr>
                      </wps:wsp>
                      <wps:wsp>
                        <wps:cNvPr id="20" name="AutoShape 8"/>
                        <wps:cNvSpPr>
                          <a:spLocks noChangeArrowheads="1"/>
                        </wps:cNvSpPr>
                        <wps:spPr bwMode="auto">
                          <a:xfrm>
                            <a:off x="29718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05E26ACC" w14:textId="77777777" w:rsidR="004F029B" w:rsidRDefault="004F029B" w:rsidP="0076170E"/>
                          </w:txbxContent>
                        </wps:txbx>
                        <wps:bodyPr rot="0" vert="horz" wrap="square" lIns="91440" tIns="45720" rIns="91440" bIns="45720" anchor="t" anchorCtr="0" upright="1">
                          <a:noAutofit/>
                        </wps:bodyPr>
                      </wps:wsp>
                      <wps:wsp>
                        <wps:cNvPr id="21" name="AutoShape 9"/>
                        <wps:cNvSpPr>
                          <a:spLocks noChangeArrowheads="1"/>
                        </wps:cNvSpPr>
                        <wps:spPr bwMode="auto">
                          <a:xfrm>
                            <a:off x="4914900" y="571500"/>
                            <a:ext cx="228600" cy="114300"/>
                          </a:xfrm>
                          <a:prstGeom prst="triangle">
                            <a:avLst>
                              <a:gd name="adj" fmla="val 50000"/>
                            </a:avLst>
                          </a:prstGeom>
                          <a:solidFill>
                            <a:srgbClr val="000000"/>
                          </a:solidFill>
                          <a:ln w="9525">
                            <a:solidFill>
                              <a:srgbClr val="000000"/>
                            </a:solidFill>
                            <a:miter lim="800000"/>
                            <a:headEnd/>
                            <a:tailEnd/>
                          </a:ln>
                        </wps:spPr>
                        <wps:txbx>
                          <w:txbxContent>
                            <w:p w14:paraId="45D27820" w14:textId="77777777" w:rsidR="004F029B" w:rsidRDefault="004F029B" w:rsidP="0076170E"/>
                          </w:txbxContent>
                        </wps:txbx>
                        <wps:bodyPr rot="0" vert="horz" wrap="square" lIns="91440" tIns="45720" rIns="91440" bIns="45720" anchor="t" anchorCtr="0" upright="1">
                          <a:noAutofit/>
                        </wps:bodyPr>
                      </wps:wsp>
                      <wps:wsp>
                        <wps:cNvPr id="22" name="AutoShape 10"/>
                        <wps:cNvSpPr>
                          <a:spLocks noChangeArrowheads="1"/>
                        </wps:cNvSpPr>
                        <wps:spPr bwMode="auto">
                          <a:xfrm>
                            <a:off x="3943985" y="571500"/>
                            <a:ext cx="229870" cy="114300"/>
                          </a:xfrm>
                          <a:prstGeom prst="triangle">
                            <a:avLst>
                              <a:gd name="adj" fmla="val 50000"/>
                            </a:avLst>
                          </a:prstGeom>
                          <a:solidFill>
                            <a:srgbClr val="000000"/>
                          </a:solidFill>
                          <a:ln w="9525">
                            <a:solidFill>
                              <a:srgbClr val="000000"/>
                            </a:solidFill>
                            <a:miter lim="800000"/>
                            <a:headEnd/>
                            <a:tailEnd/>
                          </a:ln>
                        </wps:spPr>
                        <wps:txbx>
                          <w:txbxContent>
                            <w:p w14:paraId="4D0E8231" w14:textId="77777777" w:rsidR="004F029B" w:rsidRDefault="004F029B" w:rsidP="0076170E"/>
                          </w:txbxContent>
                        </wps:txbx>
                        <wps:bodyPr rot="0" vert="horz" wrap="square" lIns="91440" tIns="45720" rIns="91440" bIns="45720" anchor="t" anchorCtr="0" upright="1">
                          <a:noAutofit/>
                        </wps:bodyPr>
                      </wps:wsp>
                      <wps:wsp>
                        <wps:cNvPr id="23" name="Text Box 11"/>
                        <wps:cNvSpPr txBox="1">
                          <a:spLocks noChangeArrowheads="1"/>
                        </wps:cNvSpPr>
                        <wps:spPr bwMode="auto">
                          <a:xfrm>
                            <a:off x="381000" y="160360"/>
                            <a:ext cx="323850"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949C6B" w14:textId="77777777" w:rsidR="004F029B" w:rsidRDefault="004F029B" w:rsidP="0076170E">
                              <w:pPr>
                                <w:pStyle w:val="NormalWeb"/>
                                <w:spacing w:before="0" w:beforeAutospacing="0" w:after="0" w:afterAutospacing="0"/>
                              </w:pPr>
                              <w:r>
                                <w:rPr>
                                  <w:szCs w:val="28"/>
                                </w:rPr>
                                <w:t>A</w:t>
                              </w:r>
                            </w:p>
                          </w:txbxContent>
                        </wps:txbx>
                        <wps:bodyPr rot="0" vert="horz" wrap="square" lIns="91440" tIns="45720" rIns="91440" bIns="45720" anchor="t" anchorCtr="0" upright="1">
                          <a:noAutofit/>
                        </wps:bodyPr>
                      </wps:wsp>
                      <wps:wsp>
                        <wps:cNvPr id="2" name="Text Box 12"/>
                        <wps:cNvSpPr txBox="1">
                          <a:spLocks noChangeArrowheads="1"/>
                        </wps:cNvSpPr>
                        <wps:spPr bwMode="auto">
                          <a:xfrm>
                            <a:off x="1352550"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7CF442" w14:textId="77777777" w:rsidR="004F029B" w:rsidRDefault="004F029B" w:rsidP="0076170E">
                              <w:pPr>
                                <w:pStyle w:val="NormalWeb"/>
                                <w:spacing w:before="0" w:beforeAutospacing="0" w:after="0" w:afterAutospacing="0"/>
                              </w:pPr>
                              <w:r>
                                <w:rPr>
                                  <w:szCs w:val="28"/>
                                </w:rPr>
                                <w:t>B</w:t>
                              </w:r>
                            </w:p>
                          </w:txbxContent>
                        </wps:txbx>
                        <wps:bodyPr rot="0" vert="horz" wrap="square" lIns="91440" tIns="45720" rIns="91440" bIns="45720" anchor="t" anchorCtr="0" upright="1">
                          <a:noAutofit/>
                        </wps:bodyPr>
                      </wps:wsp>
                      <wps:wsp>
                        <wps:cNvPr id="25" name="Text Box 13"/>
                        <wps:cNvSpPr txBox="1">
                          <a:spLocks noChangeArrowheads="1"/>
                        </wps:cNvSpPr>
                        <wps:spPr bwMode="auto">
                          <a:xfrm>
                            <a:off x="2215515" y="160020"/>
                            <a:ext cx="32448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0D8B05" w14:textId="77777777" w:rsidR="004F029B" w:rsidRDefault="004F029B" w:rsidP="0076170E">
                              <w:pPr>
                                <w:pStyle w:val="NormalWeb"/>
                                <w:spacing w:before="0" w:beforeAutospacing="0" w:after="0" w:afterAutospacing="0"/>
                              </w:pPr>
                              <w:r>
                                <w:rPr>
                                  <w:szCs w:val="28"/>
                                </w:rPr>
                                <w:t>C</w:t>
                              </w:r>
                            </w:p>
                          </w:txbxContent>
                        </wps:txbx>
                        <wps:bodyPr rot="0" vert="horz" wrap="square" lIns="91440" tIns="45720" rIns="91440" bIns="45720" anchor="t" anchorCtr="0" upright="1">
                          <a:noAutofit/>
                        </wps:bodyPr>
                      </wps:wsp>
                      <wps:wsp>
                        <wps:cNvPr id="26" name="Text Box 14"/>
                        <wps:cNvSpPr txBox="1">
                          <a:spLocks noChangeArrowheads="1"/>
                        </wps:cNvSpPr>
                        <wps:spPr bwMode="auto">
                          <a:xfrm>
                            <a:off x="2971800" y="163195"/>
                            <a:ext cx="32448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5AA2D" w14:textId="77777777" w:rsidR="004F029B" w:rsidRDefault="004F029B" w:rsidP="0076170E">
                              <w:pPr>
                                <w:pStyle w:val="NormalWeb"/>
                                <w:spacing w:before="0" w:beforeAutospacing="0" w:after="0" w:afterAutospacing="0"/>
                              </w:pPr>
                              <w:r>
                                <w:rPr>
                                  <w:szCs w:val="28"/>
                                </w:rPr>
                                <w:t>D</w:t>
                              </w:r>
                            </w:p>
                          </w:txbxContent>
                        </wps:txbx>
                        <wps:bodyPr rot="0" vert="horz" wrap="square" lIns="91440" tIns="45720" rIns="91440" bIns="45720" anchor="t" anchorCtr="0" upright="1">
                          <a:noAutofit/>
                        </wps:bodyPr>
                      </wps:wsp>
                      <wps:wsp>
                        <wps:cNvPr id="3" name="Text Box 15"/>
                        <wps:cNvSpPr txBox="1">
                          <a:spLocks noChangeArrowheads="1"/>
                        </wps:cNvSpPr>
                        <wps:spPr bwMode="auto">
                          <a:xfrm>
                            <a:off x="3942715" y="163195"/>
                            <a:ext cx="325755"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4B462D" w14:textId="77777777" w:rsidR="004F029B" w:rsidRDefault="004F029B" w:rsidP="0076170E">
                              <w:pPr>
                                <w:pStyle w:val="NormalWeb"/>
                                <w:spacing w:before="0" w:beforeAutospacing="0" w:after="0" w:afterAutospacing="0"/>
                              </w:pPr>
                              <w:r>
                                <w:rPr>
                                  <w:szCs w:val="28"/>
                                </w:rPr>
                                <w:t>E</w:t>
                              </w:r>
                            </w:p>
                          </w:txbxContent>
                        </wps:txbx>
                        <wps:bodyPr rot="0" vert="horz" wrap="square" lIns="91440" tIns="45720" rIns="91440" bIns="45720" anchor="t" anchorCtr="0" upright="1">
                          <a:noAutofit/>
                        </wps:bodyPr>
                      </wps:wsp>
                      <wps:wsp>
                        <wps:cNvPr id="4" name="Text Box 16"/>
                        <wps:cNvSpPr txBox="1">
                          <a:spLocks noChangeArrowheads="1"/>
                        </wps:cNvSpPr>
                        <wps:spPr bwMode="auto">
                          <a:xfrm>
                            <a:off x="4806950" y="163195"/>
                            <a:ext cx="32512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123D9" w14:textId="77777777" w:rsidR="004F029B" w:rsidRDefault="004F029B" w:rsidP="0076170E">
                              <w:pPr>
                                <w:pStyle w:val="NormalWeb"/>
                                <w:spacing w:before="0" w:beforeAutospacing="0" w:after="0" w:afterAutospacing="0"/>
                              </w:pPr>
                              <w:r>
                                <w:rPr>
                                  <w:szCs w:val="28"/>
                                </w:rPr>
                                <w:t>F</w:t>
                              </w:r>
                            </w:p>
                          </w:txbxContent>
                        </wps:txbx>
                        <wps:bodyPr rot="0" vert="horz" wrap="square" lIns="91440" tIns="45720" rIns="91440" bIns="45720" anchor="t" anchorCtr="0" upright="1">
                          <a:noAutofit/>
                        </wps:bodyPr>
                      </wps:wsp>
                    </wpc:wpc>
                  </a:graphicData>
                </a:graphic>
              </wp:inline>
            </w:drawing>
          </mc:Choice>
          <mc:Fallback>
            <w:pict>
              <v:group id="Canvas 15" o:spid="_x0000_s1026" editas="canvas" style="width:6in;height:1in;mso-position-horizontal-relative:char;mso-position-vertical-relative:line" coordsize="54864,91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">
                <v:shape id="_x0000_s1027" type="#_x0000_t75" style="position:absolute;width:54864;height:9144;visibility:visible;mso-wrap-style:square">
                  <v:fill o:detectmouseclick="t"/>
                  <v:path o:connecttype="none"/>
                </v:shape>
                <v:rect id="Rectangle 16" o:spid="_x0000_s1028" style="position:absolute;left:4883;top:4641;width:19431;height:1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ofVLwA&#10;AADbAAAADwAAAGRycy9kb3ducmV2LnhtbERPSwrCMBDdC94hjOBGNNWFSDWKCoK4EasHGJrpB5tJ&#10;aaKtnt4Igrt5vO+sNp2pxJMaV1pWMJ1EIIhTq0vOFdyuh/EChPPIGivLpOBFDjbrfm+FsbYtX+iZ&#10;+FyEEHYxKii8r2MpXVqQQTexNXHgMtsY9AE2udQNtiHcVHIWRXNpsOTQUGBN+4LSe/IwCnZtW2bn&#10;d8KjU77rTjM8XNFXSg0H3XYJwlPn/+Kf+6jD/Dl8fwkHyPUH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3qh9UvAAAANsAAAAPAAAAAAAAAAAAAAAAAJgCAABkcnMvZG93bnJldi54&#10;bWxQSwUGAAAAAAQABAD1AAAAgQMAAAAA&#10;" fillcolor="black">
                  <v:textbox>
                    <w:txbxContent>
                      <w:p w:rsidR="004F029B" w:rsidRDefault="004F029B" w:rsidP="0076170E"/>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5" o:spid="_x0000_s1029" type="#_x0000_t5" style="position:absolute;left:3803;top:5715;width:2293;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jSsAA&#10;AADbAAAADwAAAGRycy9kb3ducmV2LnhtbERPzYrCMBC+L/gOYQRva7oerFRjWRYKgnqw+gBDM7Zl&#10;m0looq0+vVlY8DYf3+9s8tF04k69by0r+JonIIgrq1uuFVzOxecKhA/IGjvLpOBBHvLt5GODmbYD&#10;n+hehlrEEPYZKmhCcJmUvmrIoJ9bRxy5q+0Nhgj7WuoehxhuOrlIkqU02HJsaNDRT0PVb3kzCsqQ&#10;Hg+Du8hd6orlww+pfyZ7pWbT8XsNItAY3uJ/907H+Sn8/RIPkN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aEjSsAAAADbAAAADwAAAAAAAAAAAAAAAACYAgAAZHJzL2Rvd25y&#10;ZXYueG1sUEsFBgAAAAAEAAQA9QAAAIUDAAAAAA==&#10;" fillcolor="black">
                  <v:textbox>
                    <w:txbxContent>
                      <w:p w:rsidR="004F029B" w:rsidRDefault="004F029B" w:rsidP="0076170E"/>
                    </w:txbxContent>
                  </v:textbox>
                </v:shape>
                <v:shape id="AutoShape 6" o:spid="_x0000_s1030" type="#_x0000_t5" style="position:absolute;left:23241;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63OMMA&#10;AADbAAAADwAAAGRycy9kb3ducmV2LnhtbESPQWvCQBCF7wX/wzKCt7rRgynRVUpBEKyHpv6AITsm&#10;wezskl1N7K93DkJvM7w3732z2Y2uU3fqY+vZwGKegSKuvG25NnD+3b9/gIoJ2WLnmQw8KMJuO3nb&#10;YGH9wD90L1OtJIRjgQaalEKhdawachjnPhCLdvG9wyRrX2vb4yDhrtPLLFtphy1LQ4OBvhqqruXN&#10;GShTfvoewlkf8rBfPeKQx7/saMxsOn6uQSUa07/5dX2wgi+w8osMoL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63OMMAAADbAAAADwAAAAAAAAAAAAAAAACYAgAAZHJzL2Rv&#10;d25yZXYueG1sUEsFBgAAAAAEAAQA9QAAAIgDAAAAAA==&#10;" fillcolor="black">
                  <v:textbox>
                    <w:txbxContent>
                      <w:p w:rsidR="004F029B" w:rsidRDefault="004F029B" w:rsidP="0076170E"/>
                    </w:txbxContent>
                  </v:textbox>
                </v:shape>
                <v:rect id="Rectangle 19" o:spid="_x0000_s1031" style="position:absolute;left:30797;top:4641;width:19425;height:1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LJr0A&#10;AADbAAAADwAAAGRycy9kb3ducmV2LnhtbERPSwrCMBDdC94hjOBGNNWFaDWKCoK4EasHGJqxLTaT&#10;0kRbPb0RBHfzeN9ZrltTiifVrrCsYDyKQBCnVhecKbhe9sMZCOeRNZaWScGLHKxX3c4SY20bPtMz&#10;8ZkIIexiVJB7X8VSujQng25kK+LA3Wxt0AdYZ1LX2IRwU8pJFE2lwYJDQ44V7XJK78nDKNg2TXE7&#10;vRMeHLNte5zg/oK+VKrfazcLEJ5a/xf/3Acd5s/h+0s4QK4+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jWLJr0AAADbAAAADwAAAAAAAAAAAAAAAACYAgAAZHJzL2Rvd25yZXYu&#10;eG1sUEsFBgAAAAAEAAQA9QAAAIIDAAAAAA==&#10;" fillcolor="black">
                  <v:textbox>
                    <w:txbxContent>
                      <w:p w:rsidR="004F029B" w:rsidRDefault="004F029B" w:rsidP="0076170E"/>
                    </w:txbxContent>
                  </v:textbox>
                </v:rect>
                <v:shape id="AutoShape 8" o:spid="_x0000_s1032" type="#_x0000_t5" style="position:absolute;left:29718;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Rxg74A&#10;AADbAAAADwAAAGRycy9kb3ducmV2LnhtbERPzYrCMBC+C75DGMGbpnqwUo0igiC4e7D2AYZmbIvN&#10;JDTR1n16c1jw+PH9b/eDacWLOt9YVrCYJyCIS6sbrhQUt9NsDcIHZI2tZVLwJg/73Xi0xUzbnq/0&#10;ykMlYgj7DBXUIbhMSl/WZNDPrSOO3N12BkOEXSV1h30MN61cJslKGmw4NtTo6FhT+cifRkEe0t+f&#10;3hXynLrT6u371P8lF6Wmk+GwARFoCF/xv/usFSzj+vgl/gC5+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gkcYO+AAAA2wAAAA8AAAAAAAAAAAAAAAAAmAIAAGRycy9kb3ducmV2&#10;LnhtbFBLBQYAAAAABAAEAPUAAACDAwAAAAA=&#10;" fillcolor="black">
                  <v:textbox>
                    <w:txbxContent>
                      <w:p w:rsidR="004F029B" w:rsidRDefault="004F029B" w:rsidP="0076170E"/>
                    </w:txbxContent>
                  </v:textbox>
                </v:shape>
                <v:shape id="AutoShape 9" o:spid="_x0000_s1033" type="#_x0000_t5" style="position:absolute;left:49149;top:5715;width:2286;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jUGMEA&#10;AADbAAAADwAAAGRycy9kb3ducmV2LnhtbESPwarCMBRE94L/EK7gTlNdWKlGEUEQnm9h9QMuzbUt&#10;Njehiba+r38RBJfDzJxh1tveNOJJra8tK5hNExDEhdU1lwqul8NkCcIHZI2NZVLwIg/bzXCwxkzb&#10;js/0zEMpIoR9hgqqEFwmpS8qMuin1hFH72ZbgyHKtpS6xS7CTSPnSbKQBmuOCxU62ldU3POHUZCH&#10;9PfUuas8pu6wePku9X/Jj1LjUb9bgQjUh2/40z5qBfMZvL/EHyA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o1BjBAAAA2wAAAA8AAAAAAAAAAAAAAAAAmAIAAGRycy9kb3du&#10;cmV2LnhtbFBLBQYAAAAABAAEAPUAAACGAwAAAAA=&#10;" fillcolor="black">
                  <v:textbox>
                    <w:txbxContent>
                      <w:p w:rsidR="004F029B" w:rsidRDefault="004F029B" w:rsidP="0076170E"/>
                    </w:txbxContent>
                  </v:textbox>
                </v:shape>
                <v:shape id="AutoShape 10" o:spid="_x0000_s1034" type="#_x0000_t5" style="position:absolute;left:39439;top:5715;width:2299;height:1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pKb8MA&#10;AADbAAAADwAAAGRycy9kb3ducmV2LnhtbESPzWrDMBCE74W8g9hAb7UcH+LiWAmlEAi0OdTNAyzW&#10;xjaxVsJS/NOnjwqFHoeZ+YYpD7PpxUiD7ywr2CQpCOLa6o4bBZfv48srCB+QNfaWScFCHg771VOJ&#10;hbYTf9FYhUZECPsCFbQhuEJKX7dk0CfWEUfvageDIcqhkXrAKcJNL7M03UqDHceFFh29t1TfqrtR&#10;UIX8/Dm5izzl7rhd/JT7n/RDqef1/LYDEWgO/+G/9kkryDL4/RJ/gN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7pKb8MAAADbAAAADwAAAAAAAAAAAAAAAACYAgAAZHJzL2Rv&#10;d25yZXYueG1sUEsFBgAAAAAEAAQA9QAAAIgDAAAAAA==&#10;" fillcolor="black">
                  <v:textbox>
                    <w:txbxContent>
                      <w:p w:rsidR="004F029B" w:rsidRDefault="004F029B" w:rsidP="0076170E"/>
                    </w:txbxContent>
                  </v:textbox>
                </v:shape>
                <v:shapetype id="_x0000_t202" coordsize="21600,21600" o:spt="202" path="m,l,21600r21600,l21600,xe">
                  <v:stroke joinstyle="miter"/>
                  <v:path gradientshapeok="t" o:connecttype="rect"/>
                </v:shapetype>
                <v:shape id="Text Box 11" o:spid="_x0000_s1035" type="#_x0000_t202" style="position:absolute;left:3810;top:1603;width:3238;height:3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4F029B" w:rsidRDefault="004F029B" w:rsidP="0076170E">
                        <w:pPr>
                          <w:pStyle w:val="NormalWeb"/>
                          <w:spacing w:before="0" w:beforeAutospacing="0" w:after="0" w:afterAutospacing="0"/>
                        </w:pPr>
                        <w:r>
                          <w:rPr>
                            <w:szCs w:val="28"/>
                          </w:rPr>
                          <w:t>A</w:t>
                        </w:r>
                      </w:p>
                    </w:txbxContent>
                  </v:textbox>
                </v:shape>
                <v:shape id="Text Box 12" o:spid="_x0000_s1036" type="#_x0000_t202" style="position:absolute;left:13525;top:1600;width:32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OtKMEA&#10;AADaAAAADwAAAGRycy9kb3ducmV2LnhtbESPT4vCMBTE74LfITzBmyaKiluNIrsInhT/7MLeHs2z&#10;LTYvpYm2fnuzsOBxmJnfMMt1a0vxoNoXjjWMhgoEcepMwZmGy3k7mIPwAdlg6Zg0PMnDetXtLDEx&#10;ruEjPU4hExHCPkENeQhVIqVPc7Loh64ijt7V1RZDlHUmTY1NhNtSjpWaSYsFx4UcK/rMKb2d7lbD&#10;9/76+zNRh+zLTqvGtUqy/ZBa93vtZgEiUBve4f/2zmgYw9+VeAPk6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qTrSjBAAAA2gAAAA8AAAAAAAAAAAAAAAAAmAIAAGRycy9kb3du&#10;cmV2LnhtbFBLBQYAAAAABAAEAPUAAACGAwAAAAA=&#10;" filled="f" stroked="f">
                  <v:textbox>
                    <w:txbxContent>
                      <w:p w:rsidR="004F029B" w:rsidRDefault="004F029B" w:rsidP="0076170E">
                        <w:pPr>
                          <w:pStyle w:val="NormalWeb"/>
                          <w:spacing w:before="0" w:beforeAutospacing="0" w:after="0" w:afterAutospacing="0"/>
                        </w:pPr>
                        <w:r>
                          <w:rPr>
                            <w:szCs w:val="28"/>
                          </w:rPr>
                          <w:t>B</w:t>
                        </w:r>
                      </w:p>
                    </w:txbxContent>
                  </v:textbox>
                </v:shape>
                <v:shape id="Text Box 13" o:spid="_x0000_s1037" type="#_x0000_t202" style="position:absolute;left:22155;top:1600;width:3245;height:32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4F029B" w:rsidRDefault="004F029B" w:rsidP="0076170E">
                        <w:pPr>
                          <w:pStyle w:val="NormalWeb"/>
                          <w:spacing w:before="0" w:beforeAutospacing="0" w:after="0" w:afterAutospacing="0"/>
                        </w:pPr>
                        <w:r>
                          <w:rPr>
                            <w:szCs w:val="28"/>
                          </w:rPr>
                          <w:t>C</w:t>
                        </w:r>
                      </w:p>
                    </w:txbxContent>
                  </v:textbox>
                </v:shape>
                <v:shape id="Text Box 14" o:spid="_x0000_s1038" type="#_x0000_t202" style="position:absolute;left:29718;top:1631;width:3244;height:3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kiq8MA&#10;AADbAAAADwAAAGRycy9kb3ducmV2LnhtbESPzWrDMBCE74W8g9hAb7WU0JrEsRJCSqGnluYPclus&#10;jW1irYyl2u7bV4VCjsPMfMPkm9E2oqfO1441zBIFgrhwpuZSw/Hw9rQA4QOywcYxafghD5v15CHH&#10;zLiBv6jfh1JECPsMNVQhtJmUvqjIok9cSxy9q+sshii7UpoOhwi3jZwrlUqLNceFClvaVVTc9t9W&#10;w+njejk/q8/y1b60gxuVZLuUWj9Ox+0KRKAx3MP/7XejYZ7C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kkiq8MAAADbAAAADwAAAAAAAAAAAAAAAACYAgAAZHJzL2Rv&#10;d25yZXYueG1sUEsFBgAAAAAEAAQA9QAAAIgDAAAAAA==&#10;" filled="f" stroked="f">
                  <v:textbox>
                    <w:txbxContent>
                      <w:p w:rsidR="004F029B" w:rsidRDefault="004F029B" w:rsidP="0076170E">
                        <w:pPr>
                          <w:pStyle w:val="NormalWeb"/>
                          <w:spacing w:before="0" w:beforeAutospacing="0" w:after="0" w:afterAutospacing="0"/>
                        </w:pPr>
                        <w:r>
                          <w:rPr>
                            <w:szCs w:val="28"/>
                          </w:rPr>
                          <w:t>D</w:t>
                        </w:r>
                      </w:p>
                    </w:txbxContent>
                  </v:textbox>
                </v:shape>
                <v:shape id="Text Box 15" o:spid="_x0000_s1039" type="#_x0000_t202" style="position:absolute;left:39427;top:1631;width:3257;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8Is8MA&#10;AADaAAAADwAAAGRycy9kb3ducmV2LnhtbESPQWvCQBSE7wX/w/KE3nTX1pYas5GiCJ4sTVvB2yP7&#10;TILZtyG7mvTfdwWhx2FmvmHS1WAbcaXO1441zKYKBHHhTM2lhu+v7eQNhA/IBhvHpOGXPKyy0UOK&#10;iXE9f9I1D6WIEPYJaqhCaBMpfVGRRT91LXH0Tq6zGKLsSmk67CPcNvJJqVdpsea4UGFL64qKc36x&#10;Gn72p+Nhrj7KjX1pezcoyXYhtX4cD+9LEIGG8B++t3dGwzP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8Is8MAAADaAAAADwAAAAAAAAAAAAAAAACYAgAAZHJzL2Rv&#10;d25yZXYueG1sUEsFBgAAAAAEAAQA9QAAAIgDAAAAAA==&#10;" filled="f" stroked="f">
                  <v:textbox>
                    <w:txbxContent>
                      <w:p w:rsidR="004F029B" w:rsidRDefault="004F029B" w:rsidP="0076170E">
                        <w:pPr>
                          <w:pStyle w:val="NormalWeb"/>
                          <w:spacing w:before="0" w:beforeAutospacing="0" w:after="0" w:afterAutospacing="0"/>
                        </w:pPr>
                        <w:r>
                          <w:rPr>
                            <w:szCs w:val="28"/>
                          </w:rPr>
                          <w:t>E</w:t>
                        </w:r>
                      </w:p>
                    </w:txbxContent>
                  </v:textbox>
                </v:shape>
                <v:shape id="Text Box 16" o:spid="_x0000_s1040" type="#_x0000_t202" style="position:absolute;left:48069;top:1631;width:325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aQx8EA&#10;AADaAAAADwAAAGRycy9kb3ducmV2LnhtbESPT4vCMBTE74LfITzBmyaKiluNIoqwJxf/7MLeHs2z&#10;LTYvpYm2++03guBxmJnfMMt1a0vxoNoXjjWMhgoEcepMwZmGy3k/mIPwAdlg6Zg0/JGH9arbWWJi&#10;XMNHepxCJiKEfYIa8hCqREqf5mTRD11FHL2rqy2GKOtMmhqbCLelHCs1kxYLjgs5VrTNKb2d7lbD&#10;9+H6+zNRX9nOTqvGtUqy/ZBa93vtZgEiUBve4Vf702iYwPNKvAFy9Q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2kMfBAAAA2gAAAA8AAAAAAAAAAAAAAAAAmAIAAGRycy9kb3du&#10;cmV2LnhtbFBLBQYAAAAABAAEAPUAAACGAwAAAAA=&#10;" filled="f" stroked="f">
                  <v:textbox>
                    <w:txbxContent>
                      <w:p w:rsidR="004F029B" w:rsidRDefault="004F029B" w:rsidP="0076170E">
                        <w:pPr>
                          <w:pStyle w:val="NormalWeb"/>
                          <w:spacing w:before="0" w:beforeAutospacing="0" w:after="0" w:afterAutospacing="0"/>
                        </w:pPr>
                        <w:r>
                          <w:rPr>
                            <w:szCs w:val="28"/>
                          </w:rPr>
                          <w:t>F</w:t>
                        </w:r>
                      </w:p>
                    </w:txbxContent>
                  </v:textbox>
                </v:shape>
                <w10:anchorlock/>
              </v:group>
            </w:pict>
          </mc:Fallback>
        </mc:AlternateContent>
      </w:r>
    </w:p>
    <w:p w14:paraId="29A31D9E" w14:textId="77777777" w:rsidR="002B57F2" w:rsidRPr="009E5C44" w:rsidRDefault="002B57F2" w:rsidP="002B57F2">
      <w:pPr>
        <w:rPr>
          <w:lang w:eastAsia="en-US"/>
        </w:rPr>
      </w:pPr>
    </w:p>
    <w:p w14:paraId="71B3F94F" w14:textId="77777777" w:rsidR="00F6210D" w:rsidRPr="009E5C44" w:rsidRDefault="00F6210D" w:rsidP="00F6210D">
      <w:pPr>
        <w:pStyle w:val="Heading2"/>
        <w:rPr>
          <w:lang w:val="en-IE"/>
        </w:rPr>
      </w:pPr>
      <w:bookmarkStart w:id="51" w:name="_Toc343728225"/>
      <w:r w:rsidRPr="009E5C44">
        <w:rPr>
          <w:lang w:val="en-IE"/>
        </w:rPr>
        <w:lastRenderedPageBreak/>
        <w:t>Lane Flow Data</w:t>
      </w:r>
      <w:r w:rsidR="00EE46BF">
        <w:rPr>
          <w:lang w:val="en-IE"/>
        </w:rPr>
        <w:t xml:space="preserve"> File</w:t>
      </w:r>
      <w:bookmarkEnd w:id="51"/>
    </w:p>
    <w:p w14:paraId="20702D68" w14:textId="77777777" w:rsidR="00F6210D" w:rsidRPr="009E5C44" w:rsidRDefault="00416E71" w:rsidP="00914822">
      <w:pPr>
        <w:rPr>
          <w:lang w:eastAsia="en-US"/>
        </w:rPr>
      </w:pPr>
      <w:r w:rsidRPr="009E5C44">
        <w:rPr>
          <w:lang w:eastAsia="en-US"/>
        </w:rPr>
        <w:t>This file contains all information relating to the number of lanes, the flow in each lane throughout the day, and the traffic composition. It applies when artificial traffic is being created using one of the free-flow headway models.</w:t>
      </w:r>
    </w:p>
    <w:p w14:paraId="0A8AC33B" w14:textId="77777777" w:rsidR="00416E71" w:rsidRPr="009E5C44" w:rsidRDefault="00416E71" w:rsidP="00914822">
      <w:pPr>
        <w:rPr>
          <w:lang w:eastAsia="en-US"/>
        </w:rPr>
      </w:pPr>
    </w:p>
    <w:p w14:paraId="087056C0" w14:textId="77777777" w:rsidR="00416E71" w:rsidRPr="009E5C44" w:rsidRDefault="00416E71" w:rsidP="00416E71">
      <w:r w:rsidRPr="009E5C44">
        <w:tab/>
      </w:r>
      <w:r w:rsidRPr="009E5C44">
        <w:rPr>
          <w:b/>
          <w:color w:val="FF0000"/>
          <w:u w:val="single"/>
          <w:lang w:eastAsia="en-US"/>
        </w:rPr>
        <w:t>Important!</w:t>
      </w:r>
    </w:p>
    <w:p w14:paraId="58BCAC96" w14:textId="77777777" w:rsidR="00416E71" w:rsidRPr="009E5C44" w:rsidRDefault="00416E71" w:rsidP="00416E71">
      <w:pPr>
        <w:ind w:firstLine="720"/>
        <w:rPr>
          <w:lang w:eastAsia="en-IE"/>
        </w:rPr>
      </w:pPr>
      <w:r w:rsidRPr="009E5C44">
        <w:rPr>
          <w:lang w:eastAsia="en-IE"/>
        </w:rPr>
        <w:t>A lane flow definition file must be included in the working folder.</w:t>
      </w:r>
    </w:p>
    <w:p w14:paraId="5935D01B" w14:textId="77777777" w:rsidR="00416E71" w:rsidRPr="009E5C44" w:rsidRDefault="00416E71" w:rsidP="00914822">
      <w:pPr>
        <w:rPr>
          <w:lang w:eastAsia="en-US"/>
        </w:rPr>
      </w:pPr>
    </w:p>
    <w:p w14:paraId="007D7EF1" w14:textId="77777777" w:rsidR="00416E71" w:rsidRPr="009E5C44" w:rsidRDefault="007B230B" w:rsidP="00914822">
      <w:pPr>
        <w:rPr>
          <w:lang w:eastAsia="en-US"/>
        </w:rPr>
      </w:pPr>
      <w:r w:rsidRPr="009E5C44">
        <w:rPr>
          <w:lang w:eastAsia="en-US"/>
        </w:rPr>
        <w:t xml:space="preserve">This file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 </w:t>
      </w:r>
      <w:r w:rsidRPr="009E5C44">
        <w:rPr>
          <w:lang w:eastAsia="en-US"/>
        </w:rPr>
        <w:t xml:space="preserve">In </w:t>
      </w:r>
      <w:r w:rsidR="00416E71" w:rsidRPr="009E5C44">
        <w:rPr>
          <w:rFonts w:ascii="Courier New" w:hAnsi="Courier New" w:cs="Courier New"/>
          <w:lang w:eastAsia="en-US"/>
        </w:rPr>
        <w:t>*.csv</w:t>
      </w:r>
      <w:r w:rsidR="00416E71" w:rsidRPr="009E5C44">
        <w:rPr>
          <w:lang w:eastAsia="en-US"/>
        </w:rPr>
        <w:t xml:space="preserve"> format </w:t>
      </w:r>
      <w:r w:rsidRPr="009E5C44">
        <w:rPr>
          <w:lang w:eastAsia="en-US"/>
        </w:rPr>
        <w:t xml:space="preserve">it </w:t>
      </w:r>
      <w:r w:rsidR="00416E71" w:rsidRPr="009E5C44">
        <w:rPr>
          <w:lang w:eastAsia="en-US"/>
        </w:rPr>
        <w:t>is easily edited in a spread sheet program as shown:</w:t>
      </w:r>
    </w:p>
    <w:p w14:paraId="697BA2F0" w14:textId="77777777" w:rsidR="00416E71" w:rsidRPr="009E5C44" w:rsidRDefault="00416E71" w:rsidP="00914822">
      <w:pPr>
        <w:rPr>
          <w:lang w:eastAsia="en-US"/>
        </w:rPr>
      </w:pPr>
    </w:p>
    <w:p w14:paraId="4726C4A7" w14:textId="77777777" w:rsidR="00416E71" w:rsidRPr="009E5C44" w:rsidRDefault="00F06AB0" w:rsidP="00416E71">
      <w:pPr>
        <w:jc w:val="center"/>
        <w:rPr>
          <w:lang w:eastAsia="en-US"/>
        </w:rPr>
      </w:pPr>
      <w:r w:rsidRPr="009E5C44">
        <w:rPr>
          <w:noProof/>
          <w:lang w:val="en-AU" w:eastAsia="zh-CN"/>
        </w:rPr>
        <w:drawing>
          <wp:inline distT="0" distB="0" distL="0" distR="0" wp14:anchorId="1F8CC0D5" wp14:editId="75CE782D">
            <wp:extent cx="5730875" cy="2317750"/>
            <wp:effectExtent l="0" t="0" r="3175" b="6350"/>
            <wp:docPr id="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0875" cy="2317750"/>
                    </a:xfrm>
                    <a:prstGeom prst="rect">
                      <a:avLst/>
                    </a:prstGeom>
                    <a:noFill/>
                    <a:ln>
                      <a:noFill/>
                    </a:ln>
                  </pic:spPr>
                </pic:pic>
              </a:graphicData>
            </a:graphic>
          </wp:inline>
        </w:drawing>
      </w:r>
    </w:p>
    <w:p w14:paraId="35531C73" w14:textId="77777777" w:rsidR="00416E71" w:rsidRPr="009E5C44" w:rsidRDefault="00416E71" w:rsidP="00914822">
      <w:pPr>
        <w:rPr>
          <w:lang w:eastAsia="en-US"/>
        </w:rPr>
      </w:pPr>
    </w:p>
    <w:p w14:paraId="50774330" w14:textId="77777777" w:rsidR="00416E71" w:rsidRPr="009E5C44" w:rsidRDefault="00416E71" w:rsidP="00914822">
      <w:pPr>
        <w:rPr>
          <w:lang w:eastAsia="en-US"/>
        </w:rPr>
      </w:pPr>
      <w:r w:rsidRPr="009E5C44">
        <w:rPr>
          <w:lang w:eastAsia="en-US"/>
        </w:rPr>
        <w:t>Each lane of the simulation is defined by 25 rows of data:</w:t>
      </w:r>
    </w:p>
    <w:p w14:paraId="0A59795C" w14:textId="77777777" w:rsidR="00416E71" w:rsidRPr="009E5C44" w:rsidRDefault="00416E71" w:rsidP="00416E71">
      <w:pPr>
        <w:numPr>
          <w:ilvl w:val="0"/>
          <w:numId w:val="19"/>
        </w:numPr>
        <w:rPr>
          <w:lang w:eastAsia="en-US"/>
        </w:rPr>
      </w:pPr>
      <w:r w:rsidRPr="009E5C44">
        <w:rPr>
          <w:lang w:eastAsia="en-US"/>
        </w:rPr>
        <w:t>The first row defines the lane number (sequential) and direction number (1 or 2) in columns 1 and 2 (or A and B in the screenshot);</w:t>
      </w:r>
    </w:p>
    <w:p w14:paraId="259167A2" w14:textId="77777777" w:rsidR="00416E71" w:rsidRPr="009E5C44" w:rsidRDefault="00416E71" w:rsidP="00416E71">
      <w:pPr>
        <w:numPr>
          <w:ilvl w:val="0"/>
          <w:numId w:val="19"/>
        </w:numPr>
        <w:rPr>
          <w:lang w:eastAsia="en-US"/>
        </w:rPr>
      </w:pPr>
      <w:r w:rsidRPr="009E5C44">
        <w:rPr>
          <w:lang w:eastAsia="en-US"/>
        </w:rPr>
        <w:t>The next 24 rows describe the traffic flow for each hour of the day (i.e. rows 2, 3, 4… in the screenshot above).</w:t>
      </w:r>
    </w:p>
    <w:p w14:paraId="564187F1" w14:textId="77777777" w:rsidR="00416E71" w:rsidRPr="009E5C44" w:rsidRDefault="00416E71" w:rsidP="00416E71">
      <w:pPr>
        <w:rPr>
          <w:lang w:eastAsia="en-US"/>
        </w:rPr>
      </w:pPr>
      <w:r w:rsidRPr="009E5C44">
        <w:rPr>
          <w:lang w:eastAsia="en-US"/>
        </w:rPr>
        <w:t>Note that it is assumed that every day of the simulation is the same. Typically only economic days of traffic are simulated of 5 days per week, 50 weeks per year (250 days per year). It is assumed that each such day has the same properties.</w:t>
      </w:r>
    </w:p>
    <w:p w14:paraId="2B091D71" w14:textId="77777777" w:rsidR="00416E71" w:rsidRPr="009E5C44" w:rsidRDefault="00416E71" w:rsidP="00416E71">
      <w:pPr>
        <w:rPr>
          <w:lang w:eastAsia="en-US"/>
        </w:rPr>
      </w:pPr>
    </w:p>
    <w:p w14:paraId="17BB3951" w14:textId="77777777" w:rsidR="00416E71" w:rsidRPr="009E5C44" w:rsidRDefault="00416E71" w:rsidP="00416E71">
      <w:pPr>
        <w:rPr>
          <w:lang w:eastAsia="en-US"/>
        </w:rPr>
      </w:pPr>
      <w:r w:rsidRPr="009E5C44">
        <w:rPr>
          <w:lang w:eastAsia="en-US"/>
        </w:rPr>
        <w:t>The structure of each hour description is as follows</w:t>
      </w:r>
      <w:r w:rsidR="00134970" w:rsidRPr="009E5C44">
        <w:rPr>
          <w:lang w:eastAsia="en-US"/>
        </w:rPr>
        <w:t>, with numbers given from hour 0 of the screen shot above (at row 2)</w:t>
      </w:r>
      <w:r w:rsidRPr="009E5C44">
        <w:rPr>
          <w:lang w:eastAsia="en-US"/>
        </w:rPr>
        <w:t>:</w:t>
      </w:r>
    </w:p>
    <w:p w14:paraId="049293EC" w14:textId="77777777" w:rsidR="00416E71" w:rsidRPr="009E5C44" w:rsidRDefault="00416E71" w:rsidP="00416E71">
      <w:pPr>
        <w:numPr>
          <w:ilvl w:val="0"/>
          <w:numId w:val="20"/>
        </w:numPr>
        <w:rPr>
          <w:lang w:eastAsia="en-US"/>
        </w:rPr>
      </w:pPr>
      <w:r w:rsidRPr="009E5C44">
        <w:rPr>
          <w:lang w:eastAsia="en-US"/>
        </w:rPr>
        <w:t xml:space="preserve">Column 1: </w:t>
      </w:r>
      <w:r w:rsidR="00134970" w:rsidRPr="009E5C44">
        <w:rPr>
          <w:lang w:eastAsia="en-US"/>
        </w:rPr>
        <w:t>The hour identifier, starting at midnight, 0 to 23 (e.g. 0)</w:t>
      </w:r>
    </w:p>
    <w:p w14:paraId="064180C1" w14:textId="77777777" w:rsidR="00134970" w:rsidRPr="009E5C44" w:rsidRDefault="00416E71" w:rsidP="00416E71">
      <w:pPr>
        <w:numPr>
          <w:ilvl w:val="0"/>
          <w:numId w:val="20"/>
        </w:numPr>
        <w:rPr>
          <w:lang w:eastAsia="en-US"/>
        </w:rPr>
      </w:pPr>
      <w:r w:rsidRPr="009E5C44">
        <w:rPr>
          <w:lang w:eastAsia="en-US"/>
        </w:rPr>
        <w:t xml:space="preserve">Column 2: </w:t>
      </w:r>
      <w:r w:rsidR="00134970" w:rsidRPr="009E5C44">
        <w:rPr>
          <w:lang w:eastAsia="en-US"/>
        </w:rPr>
        <w:t>The mean t</w:t>
      </w:r>
      <w:r w:rsidRPr="009E5C44">
        <w:rPr>
          <w:lang w:eastAsia="en-US"/>
        </w:rPr>
        <w:t>ruck flow rate</w:t>
      </w:r>
      <w:r w:rsidR="00134970" w:rsidRPr="009E5C44">
        <w:rPr>
          <w:lang w:eastAsia="en-US"/>
        </w:rPr>
        <w:t xml:space="preserve"> in this hour (trucks/hour) (e.g. 153.8)</w:t>
      </w:r>
    </w:p>
    <w:p w14:paraId="19F5328C" w14:textId="77777777" w:rsidR="00416E71" w:rsidRPr="009E5C44" w:rsidRDefault="00416E71" w:rsidP="00416E71">
      <w:pPr>
        <w:numPr>
          <w:ilvl w:val="0"/>
          <w:numId w:val="20"/>
        </w:numPr>
        <w:rPr>
          <w:lang w:eastAsia="en-US"/>
        </w:rPr>
      </w:pPr>
      <w:r w:rsidRPr="009E5C44">
        <w:rPr>
          <w:lang w:eastAsia="en-US"/>
        </w:rPr>
        <w:t>Column 3: Mean velocity</w:t>
      </w:r>
      <w:r w:rsidR="00134970" w:rsidRPr="009E5C44">
        <w:rPr>
          <w:lang w:eastAsia="en-US"/>
        </w:rPr>
        <w:t xml:space="preserve"> of traffic</w:t>
      </w:r>
      <w:r w:rsidRPr="009E5C44">
        <w:rPr>
          <w:lang w:eastAsia="en-US"/>
        </w:rPr>
        <w:t xml:space="preserve"> (dm/s)</w:t>
      </w:r>
      <w:r w:rsidR="00134970" w:rsidRPr="009E5C44">
        <w:rPr>
          <w:lang w:eastAsia="en-US"/>
        </w:rPr>
        <w:t xml:space="preserve"> (e.g. 248)</w:t>
      </w:r>
    </w:p>
    <w:p w14:paraId="6EA0F4CE" w14:textId="77777777" w:rsidR="00416E71" w:rsidRPr="009E5C44" w:rsidRDefault="00416E71" w:rsidP="00416E71">
      <w:pPr>
        <w:numPr>
          <w:ilvl w:val="0"/>
          <w:numId w:val="20"/>
        </w:numPr>
        <w:rPr>
          <w:lang w:eastAsia="en-US"/>
        </w:rPr>
      </w:pPr>
      <w:r w:rsidRPr="009E5C44">
        <w:rPr>
          <w:lang w:eastAsia="en-US"/>
        </w:rPr>
        <w:t>Column 4: Standard deviation of the velocity (dm</w:t>
      </w:r>
      <w:r w:rsidR="00134970" w:rsidRPr="009E5C44">
        <w:rPr>
          <w:lang w:eastAsia="en-US"/>
        </w:rPr>
        <w:t>/s) (e.g. 10)</w:t>
      </w:r>
    </w:p>
    <w:p w14:paraId="2FDC7BC6" w14:textId="77777777" w:rsidR="00416E71" w:rsidRPr="009E5C44" w:rsidRDefault="00416E71" w:rsidP="00416E71">
      <w:pPr>
        <w:numPr>
          <w:ilvl w:val="0"/>
          <w:numId w:val="20"/>
        </w:numPr>
        <w:rPr>
          <w:lang w:eastAsia="en-US"/>
        </w:rPr>
      </w:pPr>
      <w:r w:rsidRPr="009E5C44">
        <w:rPr>
          <w:lang w:eastAsia="en-US"/>
        </w:rPr>
        <w:t>Column 5: Percentag</w:t>
      </w:r>
      <w:r w:rsidR="00134970" w:rsidRPr="009E5C44">
        <w:rPr>
          <w:lang w:eastAsia="en-US"/>
        </w:rPr>
        <w:t>e of cars in this traffic model (e.g. 80)</w:t>
      </w:r>
    </w:p>
    <w:p w14:paraId="38851500" w14:textId="77777777" w:rsidR="00416E71" w:rsidRPr="009E5C44" w:rsidRDefault="00416E71" w:rsidP="00416E71">
      <w:pPr>
        <w:numPr>
          <w:ilvl w:val="0"/>
          <w:numId w:val="20"/>
        </w:numPr>
        <w:rPr>
          <w:lang w:eastAsia="en-US"/>
        </w:rPr>
      </w:pPr>
      <w:r w:rsidRPr="009E5C44">
        <w:rPr>
          <w:lang w:eastAsia="en-US"/>
        </w:rPr>
        <w:t xml:space="preserve">Column 6: Percentage of </w:t>
      </w:r>
      <w:r w:rsidR="00134970" w:rsidRPr="009E5C44">
        <w:rPr>
          <w:lang w:eastAsia="en-US"/>
        </w:rPr>
        <w:t>trucks that are</w:t>
      </w:r>
      <w:r w:rsidRPr="009E5C44">
        <w:rPr>
          <w:lang w:eastAsia="en-US"/>
        </w:rPr>
        <w:t xml:space="preserve"> </w:t>
      </w:r>
      <w:r w:rsidR="00134970" w:rsidRPr="009E5C44">
        <w:rPr>
          <w:lang w:eastAsia="en-US"/>
        </w:rPr>
        <w:t>2</w:t>
      </w:r>
      <w:r w:rsidRPr="009E5C44">
        <w:rPr>
          <w:lang w:eastAsia="en-US"/>
        </w:rPr>
        <w:t xml:space="preserve"> axl</w:t>
      </w:r>
      <w:r w:rsidR="00134970" w:rsidRPr="009E5C44">
        <w:rPr>
          <w:lang w:eastAsia="en-US"/>
        </w:rPr>
        <w:t>e (e.g. 23)</w:t>
      </w:r>
    </w:p>
    <w:p w14:paraId="64837212" w14:textId="77777777" w:rsidR="00416E71" w:rsidRPr="009E5C44" w:rsidRDefault="00416E71" w:rsidP="00416E71">
      <w:pPr>
        <w:numPr>
          <w:ilvl w:val="0"/>
          <w:numId w:val="20"/>
        </w:numPr>
        <w:rPr>
          <w:lang w:eastAsia="en-US"/>
        </w:rPr>
      </w:pPr>
      <w:r w:rsidRPr="009E5C44">
        <w:rPr>
          <w:lang w:eastAsia="en-US"/>
        </w:rPr>
        <w:t xml:space="preserve">Column 7: Percentage </w:t>
      </w:r>
      <w:r w:rsidR="00134970" w:rsidRPr="009E5C44">
        <w:rPr>
          <w:lang w:eastAsia="en-US"/>
        </w:rPr>
        <w:t>of trucks that are 3</w:t>
      </w:r>
      <w:r w:rsidRPr="009E5C44">
        <w:rPr>
          <w:lang w:eastAsia="en-US"/>
        </w:rPr>
        <w:t xml:space="preserve"> </w:t>
      </w:r>
      <w:r w:rsidR="00134970" w:rsidRPr="009E5C44">
        <w:rPr>
          <w:lang w:eastAsia="en-US"/>
        </w:rPr>
        <w:t>axles (e.g. 2.8)</w:t>
      </w:r>
    </w:p>
    <w:p w14:paraId="21BC0AE9" w14:textId="77777777" w:rsidR="00416E71" w:rsidRPr="009E5C44" w:rsidRDefault="00416E71" w:rsidP="00416E71">
      <w:pPr>
        <w:numPr>
          <w:ilvl w:val="0"/>
          <w:numId w:val="20"/>
        </w:numPr>
        <w:rPr>
          <w:lang w:eastAsia="en-US"/>
        </w:rPr>
      </w:pPr>
      <w:r w:rsidRPr="009E5C44">
        <w:rPr>
          <w:lang w:eastAsia="en-US"/>
        </w:rPr>
        <w:t xml:space="preserve">Column 8: Percentage </w:t>
      </w:r>
      <w:r w:rsidR="00134970" w:rsidRPr="009E5C44">
        <w:rPr>
          <w:lang w:eastAsia="en-US"/>
        </w:rPr>
        <w:t>of trucks that are 4</w:t>
      </w:r>
      <w:r w:rsidRPr="009E5C44">
        <w:rPr>
          <w:lang w:eastAsia="en-US"/>
        </w:rPr>
        <w:t xml:space="preserve"> </w:t>
      </w:r>
      <w:r w:rsidR="00134970" w:rsidRPr="009E5C44">
        <w:rPr>
          <w:lang w:eastAsia="en-US"/>
        </w:rPr>
        <w:t>axles (e.g. 31.7)</w:t>
      </w:r>
    </w:p>
    <w:p w14:paraId="45FB557A" w14:textId="77777777" w:rsidR="00416E71" w:rsidRPr="009E5C44" w:rsidRDefault="00416E71" w:rsidP="00416E71">
      <w:pPr>
        <w:numPr>
          <w:ilvl w:val="0"/>
          <w:numId w:val="20"/>
        </w:numPr>
        <w:rPr>
          <w:lang w:eastAsia="en-US"/>
        </w:rPr>
      </w:pPr>
      <w:r w:rsidRPr="009E5C44">
        <w:rPr>
          <w:lang w:eastAsia="en-US"/>
        </w:rPr>
        <w:t xml:space="preserve">Column 9: Percentage </w:t>
      </w:r>
      <w:r w:rsidR="00134970" w:rsidRPr="009E5C44">
        <w:rPr>
          <w:lang w:eastAsia="en-US"/>
        </w:rPr>
        <w:t>of trucks that are 5</w:t>
      </w:r>
      <w:r w:rsidRPr="009E5C44">
        <w:rPr>
          <w:lang w:eastAsia="en-US"/>
        </w:rPr>
        <w:t xml:space="preserve"> </w:t>
      </w:r>
      <w:r w:rsidR="00134970" w:rsidRPr="009E5C44">
        <w:rPr>
          <w:lang w:eastAsia="en-US"/>
        </w:rPr>
        <w:t>axles (e.g. 42.5)</w:t>
      </w:r>
    </w:p>
    <w:p w14:paraId="560AF213" w14:textId="77777777" w:rsidR="00134970" w:rsidRPr="009E5C44" w:rsidRDefault="00134970" w:rsidP="00416E71">
      <w:pPr>
        <w:rPr>
          <w:lang w:eastAsia="en-US"/>
        </w:rPr>
      </w:pPr>
    </w:p>
    <w:p w14:paraId="7CF5AB0D" w14:textId="77777777" w:rsidR="00416E71" w:rsidRPr="009E5C44" w:rsidRDefault="00134970" w:rsidP="00416E71">
      <w:pPr>
        <w:rPr>
          <w:lang w:eastAsia="en-US"/>
        </w:rPr>
      </w:pPr>
      <w:r w:rsidRPr="009E5C44">
        <w:rPr>
          <w:lang w:eastAsia="en-US"/>
        </w:rPr>
        <w:t>The rationale for having the input in this form is the ease of altering the percentage cars and overall flow rate without modifying the truck flow and composition. This is best explained through an example of the calculations the program performs:</w:t>
      </w:r>
    </w:p>
    <w:p w14:paraId="77AFFDFE" w14:textId="77777777" w:rsidR="00134970" w:rsidRPr="009E5C44" w:rsidRDefault="00134970" w:rsidP="00134970">
      <w:pPr>
        <w:numPr>
          <w:ilvl w:val="0"/>
          <w:numId w:val="21"/>
        </w:numPr>
        <w:rPr>
          <w:lang w:eastAsia="en-US"/>
        </w:rPr>
      </w:pPr>
      <w:r w:rsidRPr="009E5C44">
        <w:rPr>
          <w:lang w:eastAsia="en-US"/>
        </w:rPr>
        <w:t>From Column 5, the truck percentage is 100-80 = 20%;</w:t>
      </w:r>
    </w:p>
    <w:p w14:paraId="35AFE53F" w14:textId="77777777" w:rsidR="00134970" w:rsidRPr="009E5C44" w:rsidRDefault="00134970" w:rsidP="00134970">
      <w:pPr>
        <w:numPr>
          <w:ilvl w:val="0"/>
          <w:numId w:val="21"/>
        </w:numPr>
        <w:rPr>
          <w:lang w:eastAsia="en-US"/>
        </w:rPr>
      </w:pPr>
      <w:r w:rsidRPr="009E5C44">
        <w:rPr>
          <w:lang w:eastAsia="en-US"/>
        </w:rPr>
        <w:t>This 20% represents a flow of 153.8 vehicles per hour (Column2);</w:t>
      </w:r>
    </w:p>
    <w:p w14:paraId="37FA71FC" w14:textId="77777777" w:rsidR="00134970" w:rsidRPr="009E5C44" w:rsidRDefault="00134970" w:rsidP="00134970">
      <w:pPr>
        <w:numPr>
          <w:ilvl w:val="0"/>
          <w:numId w:val="21"/>
        </w:numPr>
        <w:rPr>
          <w:lang w:eastAsia="en-US"/>
        </w:rPr>
      </w:pPr>
      <w:r w:rsidRPr="009E5C44">
        <w:rPr>
          <w:lang w:eastAsia="en-US"/>
        </w:rPr>
        <w:t>Thus the total flow rate is 153.8/0.2 = 769 vehicles per hour.</w:t>
      </w:r>
    </w:p>
    <w:p w14:paraId="1DF3B10F" w14:textId="77777777" w:rsidR="00134970" w:rsidRPr="009E5C44" w:rsidRDefault="00134970" w:rsidP="00134970">
      <w:pPr>
        <w:numPr>
          <w:ilvl w:val="0"/>
          <w:numId w:val="21"/>
        </w:numPr>
        <w:rPr>
          <w:lang w:eastAsia="en-US"/>
        </w:rPr>
      </w:pPr>
      <w:r w:rsidRPr="009E5C44">
        <w:rPr>
          <w:lang w:eastAsia="en-US"/>
        </w:rPr>
        <w:t>Of the 20% vehicles that are trucks, for example, 42.5% are 5-axle trucks, thus there will be 0.425*153.8 = 65.4 5-axle trucks on average for this hour.</w:t>
      </w:r>
    </w:p>
    <w:p w14:paraId="28DC3E21" w14:textId="77777777" w:rsidR="00D31443" w:rsidRPr="009E5C44" w:rsidRDefault="00D31443" w:rsidP="00416E71">
      <w:pPr>
        <w:rPr>
          <w:lang w:eastAsia="en-US"/>
        </w:rPr>
      </w:pPr>
      <w:r w:rsidRPr="009E5C44">
        <w:rPr>
          <w:lang w:eastAsia="en-US"/>
        </w:rPr>
        <w:t>Changing Column 4 then changes the overall flow rate, without changing the number of trucks that arrive.</w:t>
      </w:r>
    </w:p>
    <w:p w14:paraId="24483BE0" w14:textId="77777777" w:rsidR="00EE43E4" w:rsidRPr="009E5C44" w:rsidRDefault="00EE43E4" w:rsidP="00416E71">
      <w:pPr>
        <w:rPr>
          <w:lang w:eastAsia="en-US"/>
        </w:rPr>
      </w:pPr>
    </w:p>
    <w:p w14:paraId="022DC996" w14:textId="77777777" w:rsidR="00EE43E4" w:rsidRPr="009E5C44" w:rsidRDefault="00EE43E4" w:rsidP="00914822">
      <w:pPr>
        <w:rPr>
          <w:lang w:eastAsia="en-US"/>
        </w:rPr>
      </w:pPr>
      <w:r w:rsidRPr="009E5C44">
        <w:rPr>
          <w:lang w:eastAsia="en-US"/>
        </w:rPr>
        <w:t xml:space="preserve">Note that a normal distribution is assumed for the speed of all vehicles. </w:t>
      </w:r>
    </w:p>
    <w:p w14:paraId="319B1E5D" w14:textId="77777777" w:rsidR="00EE43E4" w:rsidRPr="009E5C44" w:rsidRDefault="00EE43E4" w:rsidP="00914822">
      <w:pPr>
        <w:rPr>
          <w:lang w:eastAsia="en-US"/>
        </w:rPr>
      </w:pPr>
    </w:p>
    <w:p w14:paraId="26E8A956" w14:textId="77777777" w:rsidR="00416E71" w:rsidRPr="009E5C44" w:rsidRDefault="00A037A6" w:rsidP="00914822">
      <w:pPr>
        <w:rPr>
          <w:lang w:eastAsia="en-US"/>
        </w:rPr>
      </w:pPr>
      <w:r w:rsidRPr="009E5C44">
        <w:rPr>
          <w:lang w:eastAsia="en-US"/>
        </w:rPr>
        <w:t>Each lane to be included in the simulation must have the above information. An example file with two lanes, one in each direction is given below:</w:t>
      </w:r>
    </w:p>
    <w:p w14:paraId="46B500A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1,1,,,,,,,</w:t>
      </w:r>
    </w:p>
    <w:p w14:paraId="28E74AF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0,153.8,248,10,80,23,2.8,31.7,42.5</w:t>
      </w:r>
    </w:p>
    <w:p w14:paraId="4C345520"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1,131,248,10,80,23,2.8,31.7,42.5</w:t>
      </w:r>
    </w:p>
    <w:p w14:paraId="0EB2939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2,131.8,248,10,80,23,2.8,31.7,42.5</w:t>
      </w:r>
    </w:p>
    <w:p w14:paraId="73D45E4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3,123.8,248,10,80,23,2.8,31.7,42.5</w:t>
      </w:r>
    </w:p>
    <w:p w14:paraId="35315E2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4,114,248,10,80,23,2.8,31.7,42.5</w:t>
      </w:r>
    </w:p>
    <w:p w14:paraId="41F6A76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5,121.2,248,10,80,23,2.8,31.7,42.5</w:t>
      </w:r>
    </w:p>
    <w:p w14:paraId="2E81306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6,141.2,248,10,80,23,2.8,31.7,42.5</w:t>
      </w:r>
    </w:p>
    <w:p w14:paraId="2D2B91C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7,155.4,248,10,80,23,2.8,31.7,42.5</w:t>
      </w:r>
    </w:p>
    <w:p w14:paraId="7B8534E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8,154,248,10,80,23,2.8,31.7,42.5</w:t>
      </w:r>
    </w:p>
    <w:p w14:paraId="404B23B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9,141,248,10,80,23,2.8,31.7,42.5</w:t>
      </w:r>
    </w:p>
    <w:p w14:paraId="1DA5D3F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10,126.4,248,10,80,23,2.8,31.7,42.5</w:t>
      </w:r>
    </w:p>
    <w:p w14:paraId="7DC14BD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11,101.6,248,10,80,23,2.8,31.7,42.5</w:t>
      </w:r>
    </w:p>
    <w:p w14:paraId="7B87A89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12,95.8,248,10,80,23,2.8,31.7,42.5</w:t>
      </w:r>
    </w:p>
    <w:p w14:paraId="1E5C4E5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13,88.2,248,10,80,23,2.8,31.7,42.5</w:t>
      </w:r>
    </w:p>
    <w:p w14:paraId="563698E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14,93,248,10,80,23,2.8,31.7,42.5</w:t>
      </w:r>
    </w:p>
    <w:p w14:paraId="0794B75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15,109,248,10,80,23,2.8,31.7,42.5</w:t>
      </w:r>
    </w:p>
    <w:p w14:paraId="6F49CA1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16,124.2,248,10,80,23,2.8,31.7,42.5</w:t>
      </w:r>
    </w:p>
    <w:p w14:paraId="7CDA8D2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17,151,248,10,80,23,2.8,31.7,42.5</w:t>
      </w:r>
    </w:p>
    <w:p w14:paraId="6765DF0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18,141.8,248,10,80,23,2.8,31.7,42.5</w:t>
      </w:r>
    </w:p>
    <w:p w14:paraId="4A29922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19,172.2,248,10,80,23,2.8,31.7,42.5</w:t>
      </w:r>
    </w:p>
    <w:p w14:paraId="37D93CC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20,141.4,248,10,80,23,2.8,31.7,42.5</w:t>
      </w:r>
    </w:p>
    <w:p w14:paraId="23FEAC1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21,148,248,10,80,23,2.8,31.7,42.5</w:t>
      </w:r>
    </w:p>
    <w:p w14:paraId="7C1CAE7E"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22,157.2,248,10,80,23,2.8,31.7,42.5</w:t>
      </w:r>
    </w:p>
    <w:p w14:paraId="735F043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23,159.4,248,10,80,23,2.8,31.7,42.5</w:t>
      </w:r>
    </w:p>
    <w:p w14:paraId="1F30C5B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w:t>
      </w:r>
    </w:p>
    <w:p w14:paraId="2D1D9EFA"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0,92.2,222,10,80,21.9,2.3,31,44.8</w:t>
      </w:r>
    </w:p>
    <w:p w14:paraId="646897B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1,79.6,222,10,80,21.9,2.3,31,44.8</w:t>
      </w:r>
    </w:p>
    <w:p w14:paraId="1B91187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2,67,222,10,80,21.9,2.3,31,44.8</w:t>
      </w:r>
    </w:p>
    <w:p w14:paraId="2864E7B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3,74.8,222,10,80,21.9,2.3,31,44.8</w:t>
      </w:r>
    </w:p>
    <w:p w14:paraId="421A712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4,81.6,222,10,80,21.9,2.3,31,44.8</w:t>
      </w:r>
    </w:p>
    <w:p w14:paraId="0B73FA4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5,94.8,222,10,80,21.9,2.3,31,44.8</w:t>
      </w:r>
    </w:p>
    <w:p w14:paraId="7B553B19"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6,102.4,222,10,80,21.9,2.3,31,44.8</w:t>
      </w:r>
    </w:p>
    <w:p w14:paraId="0FC92EF6"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7,121.2,222,10,80,21.9,2.3,31,44.8</w:t>
      </w:r>
    </w:p>
    <w:p w14:paraId="341B570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8,127.4,222,10,80,21.9,2.3,31,44.8</w:t>
      </w:r>
    </w:p>
    <w:p w14:paraId="17E6823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9,127.2,222,10,80,21.9,2.3,31,44.8</w:t>
      </w:r>
    </w:p>
    <w:p w14:paraId="011DFCD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10,112.2,222,10,80,21.9,2.3,31,44.8</w:t>
      </w:r>
    </w:p>
    <w:p w14:paraId="767A099D"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11,111.4,222,10,80,21.9,2.3,31,44.8</w:t>
      </w:r>
    </w:p>
    <w:p w14:paraId="42CFC4BF"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12,110.2,222,10,80,21.9,2.3,31,44.8</w:t>
      </w:r>
    </w:p>
    <w:p w14:paraId="37BBAA61"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13,146,222,10,80,21.9,2.3,31,44.8</w:t>
      </w:r>
    </w:p>
    <w:p w14:paraId="358420A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14,160.4,222,10,80,21.9,2.3,31,44.8</w:t>
      </w:r>
    </w:p>
    <w:p w14:paraId="28E5A99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15,152,222,10,80,21.9,2.3,31,44.8</w:t>
      </w:r>
    </w:p>
    <w:p w14:paraId="0DA70608"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16,151,222,10,80,21.9,2.3,31,44.8</w:t>
      </w:r>
    </w:p>
    <w:p w14:paraId="5B9F190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17,167.2,222,10,80,21.9,2.3,31,44.8</w:t>
      </w:r>
    </w:p>
    <w:p w14:paraId="018FFD42"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18,179.6,222,10,80,21.9,2.3,31,44.8</w:t>
      </w:r>
    </w:p>
    <w:p w14:paraId="0BF38D0B"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19,164.8,222,10,80,21.9,2.3,31,44.8</w:t>
      </w:r>
    </w:p>
    <w:p w14:paraId="19769E17"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20,206.6,222,10,80,21.9,2.3,31,44.8</w:t>
      </w:r>
    </w:p>
    <w:p w14:paraId="769B951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21,228.4,222,10,80,21.9,2.3,31,44.8</w:t>
      </w:r>
    </w:p>
    <w:p w14:paraId="49B33C14"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22,189,222,10,80,21.9,2.3,31,44.8</w:t>
      </w:r>
    </w:p>
    <w:p w14:paraId="7C14ADA5" w14:textId="77777777" w:rsidR="00416E71" w:rsidRPr="009E5C44" w:rsidRDefault="00416E71" w:rsidP="00A037A6">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23,138.8,222,10,80,21.9,2.3,31,44.8</w:t>
      </w:r>
    </w:p>
    <w:p w14:paraId="40567FBD" w14:textId="77777777" w:rsidR="0086229F" w:rsidRPr="009E5C44" w:rsidRDefault="00F6210D" w:rsidP="00F6210D">
      <w:pPr>
        <w:pStyle w:val="Heading2"/>
        <w:rPr>
          <w:lang w:val="en-IE"/>
        </w:rPr>
      </w:pPr>
      <w:bookmarkStart w:id="52" w:name="_Ref341827184"/>
      <w:bookmarkStart w:id="53" w:name="_Toc343728226"/>
      <w:bookmarkStart w:id="54" w:name="OLE_LINK17"/>
      <w:r w:rsidRPr="009E5C44">
        <w:rPr>
          <w:lang w:val="en-IE"/>
        </w:rPr>
        <w:lastRenderedPageBreak/>
        <w:t>Influence Line Definition</w:t>
      </w:r>
      <w:r w:rsidR="00EE46BF">
        <w:rPr>
          <w:lang w:val="en-IE"/>
        </w:rPr>
        <w:t xml:space="preserve"> File</w:t>
      </w:r>
      <w:bookmarkEnd w:id="52"/>
      <w:bookmarkEnd w:id="53"/>
    </w:p>
    <w:p w14:paraId="516F459C" w14:textId="77777777" w:rsidR="00F6210D" w:rsidRPr="009E5C44" w:rsidRDefault="007B230B" w:rsidP="00F6210D">
      <w:pPr>
        <w:rPr>
          <w:lang w:eastAsia="en-US"/>
        </w:rPr>
      </w:pPr>
      <w:bookmarkStart w:id="55" w:name="OLE_LINK18"/>
      <w:r w:rsidRPr="009E5C44">
        <w:rPr>
          <w:lang w:eastAsia="en-US"/>
        </w:rPr>
        <w:t xml:space="preserve">This file stores the definitions of any discrete influence lines that are required. It must </w:t>
      </w:r>
      <w:bookmarkEnd w:id="54"/>
      <w:r w:rsidRPr="009E5C44">
        <w:rPr>
          <w:lang w:eastAsia="en-US"/>
        </w:rPr>
        <w:t xml:space="preserve">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34CE443E" w14:textId="77777777" w:rsidR="007B230B" w:rsidRPr="009E5C44" w:rsidRDefault="007B230B" w:rsidP="00F6210D">
      <w:pPr>
        <w:rPr>
          <w:lang w:eastAsia="en-US"/>
        </w:rPr>
      </w:pPr>
    </w:p>
    <w:p w14:paraId="681CDECE" w14:textId="77777777" w:rsidR="007B230B" w:rsidRPr="009E5C44" w:rsidRDefault="007B230B" w:rsidP="007B230B">
      <w:r w:rsidRPr="009E5C44">
        <w:tab/>
      </w:r>
      <w:r w:rsidRPr="009E5C44">
        <w:rPr>
          <w:b/>
          <w:color w:val="FF0000"/>
          <w:u w:val="single"/>
          <w:lang w:eastAsia="en-US"/>
        </w:rPr>
        <w:t>Important!</w:t>
      </w:r>
    </w:p>
    <w:p w14:paraId="369C6E56" w14:textId="77777777" w:rsidR="007B230B" w:rsidRPr="009E5C44" w:rsidRDefault="007B230B" w:rsidP="007B230B">
      <w:pPr>
        <w:ind w:left="720"/>
        <w:rPr>
          <w:lang w:eastAsia="en-IE"/>
        </w:rPr>
      </w:pPr>
      <w:r w:rsidRPr="009E5C44">
        <w:rPr>
          <w:lang w:eastAsia="en-IE"/>
        </w:rPr>
        <w:t xml:space="preserve">An influence line definition file must be included in the working folder </w:t>
      </w:r>
      <w:r w:rsidR="00EE46BF">
        <w:rPr>
          <w:lang w:eastAsia="en-IE"/>
        </w:rPr>
        <w:t>if it is required for the analysis.</w:t>
      </w:r>
    </w:p>
    <w:p w14:paraId="2A41A97E" w14:textId="77777777" w:rsidR="007B230B" w:rsidRPr="009E5C44" w:rsidRDefault="007B230B" w:rsidP="00F6210D">
      <w:pPr>
        <w:rPr>
          <w:lang w:eastAsia="en-US"/>
        </w:rPr>
      </w:pPr>
    </w:p>
    <w:p w14:paraId="34100EDB" w14:textId="77777777" w:rsidR="007B230B" w:rsidRPr="009E5C44" w:rsidRDefault="007B230B" w:rsidP="00F6210D">
      <w:pPr>
        <w:rPr>
          <w:lang w:eastAsia="en-US"/>
        </w:rPr>
      </w:pPr>
      <w:r w:rsidRPr="009E5C44">
        <w:rPr>
          <w:lang w:eastAsia="en-US"/>
        </w:rPr>
        <w:t>The first line of the file is the number of influence lines defined within.</w:t>
      </w:r>
      <w:r w:rsidR="00295A76" w:rsidRPr="009E5C44">
        <w:rPr>
          <w:lang w:eastAsia="en-US"/>
        </w:rPr>
        <w:t xml:space="preserve"> Subsequently, each influence line is defined with the following structure:</w:t>
      </w:r>
    </w:p>
    <w:bookmarkEnd w:id="55"/>
    <w:p w14:paraId="6716B75B" w14:textId="77777777" w:rsidR="007B230B" w:rsidRPr="009E5C44" w:rsidRDefault="00295A76" w:rsidP="00295A76">
      <w:pPr>
        <w:numPr>
          <w:ilvl w:val="0"/>
          <w:numId w:val="22"/>
        </w:numPr>
        <w:rPr>
          <w:lang w:eastAsia="en-US"/>
        </w:rPr>
      </w:pPr>
      <w:r w:rsidRPr="009E5C44">
        <w:rPr>
          <w:lang w:eastAsia="en-US"/>
        </w:rPr>
        <w:t>A first line giving the influence line number (Column 1) and the number of points defining the influence line (Column 2);</w:t>
      </w:r>
    </w:p>
    <w:p w14:paraId="6D85090E" w14:textId="77777777" w:rsidR="00295A76" w:rsidRPr="009E5C44" w:rsidRDefault="00295A76" w:rsidP="00295A76">
      <w:pPr>
        <w:numPr>
          <w:ilvl w:val="0"/>
          <w:numId w:val="22"/>
        </w:numPr>
        <w:rPr>
          <w:lang w:eastAsia="en-US"/>
        </w:rPr>
      </w:pPr>
      <w:r w:rsidRPr="009E5C44">
        <w:rPr>
          <w:lang w:eastAsia="en-US"/>
        </w:rPr>
        <w:t xml:space="preserve">Subsequent lines define the influence line using </w:t>
      </w:r>
      <w:r w:rsidRPr="009E5C44">
        <w:rPr>
          <w:i/>
          <w:lang w:eastAsia="en-US"/>
        </w:rPr>
        <w:t>x</w:t>
      </w:r>
      <w:r w:rsidRPr="009E5C44">
        <w:rPr>
          <w:lang w:eastAsia="en-US"/>
        </w:rPr>
        <w:t xml:space="preserve">, </w:t>
      </w:r>
      <w:r w:rsidRPr="009E5C44">
        <w:rPr>
          <w:i/>
          <w:lang w:eastAsia="en-US"/>
        </w:rPr>
        <w:t>y</w:t>
      </w:r>
      <w:r w:rsidRPr="009E5C44">
        <w:rPr>
          <w:lang w:eastAsia="en-US"/>
        </w:rPr>
        <w:t>, pairs for the location and ordinate values (Columns 1 and 2 respectively).</w:t>
      </w:r>
    </w:p>
    <w:p w14:paraId="23B9469D" w14:textId="77777777" w:rsidR="0086229F" w:rsidRPr="009E5C44" w:rsidRDefault="0086229F" w:rsidP="0086229F">
      <w:pPr>
        <w:rPr>
          <w:lang w:eastAsia="en-US"/>
        </w:rPr>
      </w:pPr>
    </w:p>
    <w:p w14:paraId="15D6B780" w14:textId="77777777" w:rsidR="00295A76" w:rsidRPr="009E5C44" w:rsidRDefault="00295A76" w:rsidP="0086229F">
      <w:pPr>
        <w:rPr>
          <w:lang w:eastAsia="en-US"/>
        </w:rPr>
      </w:pPr>
      <w:r w:rsidRPr="009E5C44">
        <w:rPr>
          <w:lang w:eastAsia="en-US"/>
        </w:rPr>
        <w:t xml:space="preserve">Discrete influence line processing takes longer than built-in expressions. The program must search the vector of </w:t>
      </w:r>
      <w:r w:rsidRPr="009E5C44">
        <w:rPr>
          <w:i/>
          <w:lang w:eastAsia="en-US"/>
        </w:rPr>
        <w:t>x</w:t>
      </w:r>
      <w:r w:rsidRPr="009E5C44">
        <w:rPr>
          <w:lang w:eastAsia="en-US"/>
        </w:rPr>
        <w:t>-coordinates to find the points surrounding the axle location. Linear interpolation of the ordinates is then used to find the ordinate at the axle location. The spacing of points need not be uniform. Therefore, prefer to use as few points as is necessary where the influence line is linear, and more points where it is curved.</w:t>
      </w:r>
    </w:p>
    <w:p w14:paraId="694A6165" w14:textId="77777777" w:rsidR="00066C91" w:rsidRPr="009E5C44" w:rsidRDefault="00066C91" w:rsidP="0086229F">
      <w:pPr>
        <w:rPr>
          <w:lang w:eastAsia="en-US"/>
        </w:rPr>
      </w:pPr>
    </w:p>
    <w:p w14:paraId="65874CDC" w14:textId="77777777" w:rsidR="00066C91" w:rsidRPr="009E5C44" w:rsidRDefault="00066C91" w:rsidP="00066C91">
      <w:r w:rsidRPr="009E5C44">
        <w:tab/>
      </w:r>
      <w:r w:rsidRPr="009E5C44">
        <w:rPr>
          <w:b/>
          <w:color w:val="FF0000"/>
          <w:u w:val="single"/>
          <w:lang w:eastAsia="en-US"/>
        </w:rPr>
        <w:t>Important!</w:t>
      </w:r>
    </w:p>
    <w:p w14:paraId="129C86B7" w14:textId="77777777" w:rsidR="00066C91" w:rsidRPr="009E5C44" w:rsidRDefault="00066C91" w:rsidP="00066C91">
      <w:pPr>
        <w:ind w:left="720"/>
        <w:rPr>
          <w:lang w:eastAsia="en-IE"/>
        </w:rPr>
      </w:pPr>
      <w:r w:rsidRPr="009E5C44">
        <w:rPr>
          <w:lang w:eastAsia="en-IE"/>
        </w:rPr>
        <w:t xml:space="preserve">The program </w:t>
      </w:r>
      <w:r w:rsidR="00617010" w:rsidRPr="009E5C44">
        <w:rPr>
          <w:lang w:eastAsia="en-IE"/>
        </w:rPr>
        <w:t xml:space="preserve">warns if the </w:t>
      </w:r>
      <w:r w:rsidRPr="009E5C44">
        <w:rPr>
          <w:lang w:eastAsia="en-IE"/>
        </w:rPr>
        <w:t xml:space="preserve">last </w:t>
      </w:r>
      <w:r w:rsidRPr="009E5C44">
        <w:rPr>
          <w:i/>
          <w:lang w:eastAsia="en-IE"/>
        </w:rPr>
        <w:t>x</w:t>
      </w:r>
      <w:r w:rsidRPr="009E5C44">
        <w:rPr>
          <w:lang w:eastAsia="en-IE"/>
        </w:rPr>
        <w:t>-coordinate</w:t>
      </w:r>
      <w:r w:rsidR="00617010" w:rsidRPr="009E5C44">
        <w:rPr>
          <w:lang w:eastAsia="en-IE"/>
        </w:rPr>
        <w:t xml:space="preserve"> is not the same as the length of the bridge defined in the Bridge Definition file. Behaviour in this case is generally unpredictable. However this warning can be issued due solely to rounding, and in this case no problems have been observed.</w:t>
      </w:r>
    </w:p>
    <w:p w14:paraId="19E8D873" w14:textId="77777777" w:rsidR="00295A76" w:rsidRPr="009E5C44" w:rsidRDefault="00295A76" w:rsidP="0086229F">
      <w:pPr>
        <w:rPr>
          <w:lang w:eastAsia="en-US"/>
        </w:rPr>
      </w:pPr>
    </w:p>
    <w:p w14:paraId="14C46F93" w14:textId="77777777" w:rsidR="00066C91" w:rsidRPr="009E5C44" w:rsidRDefault="00295A76" w:rsidP="0086229F">
      <w:pPr>
        <w:rPr>
          <w:lang w:eastAsia="en-US"/>
        </w:rPr>
      </w:pPr>
      <w:r w:rsidRPr="009E5C44">
        <w:rPr>
          <w:lang w:eastAsia="en-US"/>
        </w:rPr>
        <w:lastRenderedPageBreak/>
        <w:t>An example file is given below</w:t>
      </w:r>
      <w:r w:rsidR="00066C91" w:rsidRPr="009E5C44">
        <w:rPr>
          <w:lang w:eastAsia="en-US"/>
        </w:rPr>
        <w:t>:</w:t>
      </w:r>
      <w:r w:rsidRPr="009E5C44">
        <w:rPr>
          <w:lang w:eastAsia="en-US"/>
        </w:rPr>
        <w:t xml:space="preserve"> </w:t>
      </w:r>
    </w:p>
    <w:p w14:paraId="4EF90BEE" w14:textId="77777777" w:rsidR="00066C91" w:rsidRPr="009E5C44" w:rsidRDefault="00295A76" w:rsidP="00066C91">
      <w:pPr>
        <w:numPr>
          <w:ilvl w:val="0"/>
          <w:numId w:val="23"/>
        </w:numPr>
        <w:rPr>
          <w:lang w:eastAsia="en-US"/>
        </w:rPr>
      </w:pPr>
      <w:r w:rsidRPr="009E5C44">
        <w:rPr>
          <w:lang w:eastAsia="en-US"/>
        </w:rPr>
        <w:t xml:space="preserve">he first influence line is a test of a 40 m simply-supported mid-span bending moment calculation, </w:t>
      </w:r>
    </w:p>
    <w:p w14:paraId="434B85C6" w14:textId="77777777" w:rsidR="00295A76" w:rsidRPr="009E5C44" w:rsidRDefault="00295A76" w:rsidP="00066C91">
      <w:pPr>
        <w:numPr>
          <w:ilvl w:val="0"/>
          <w:numId w:val="23"/>
        </w:numPr>
        <w:rPr>
          <w:lang w:eastAsia="en-US"/>
        </w:rPr>
      </w:pPr>
      <w:r w:rsidRPr="009E5C44">
        <w:rPr>
          <w:lang w:eastAsia="en-US"/>
        </w:rPr>
        <w:t>the second is an influence line from the Millau viaduct, courtesy if IFSTTAR, France.</w:t>
      </w:r>
    </w:p>
    <w:p w14:paraId="4357CE60" w14:textId="77777777" w:rsidR="00066C91" w:rsidRPr="009E5C44" w:rsidRDefault="00066C91" w:rsidP="0086229F">
      <w:pPr>
        <w:rPr>
          <w:lang w:eastAsia="en-US"/>
        </w:rPr>
      </w:pPr>
    </w:p>
    <w:p w14:paraId="1A9523B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w:t>
      </w:r>
    </w:p>
    <w:p w14:paraId="66884AC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1, 13</w:t>
      </w:r>
    </w:p>
    <w:p w14:paraId="15AA3EB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3F35AF3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3.333333,    4.695709 </w:t>
      </w:r>
    </w:p>
    <w:p w14:paraId="098F2FD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6.666667,    9.391137 </w:t>
      </w:r>
    </w:p>
    <w:p w14:paraId="552C002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10.000000,   14.086847 </w:t>
      </w:r>
    </w:p>
    <w:p w14:paraId="140FEF2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13.333333,   18.782556 </w:t>
      </w:r>
    </w:p>
    <w:p w14:paraId="425784F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16.666667,   23.477984 </w:t>
      </w:r>
    </w:p>
    <w:p w14:paraId="3294B59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20.000000,   28.173693 </w:t>
      </w:r>
    </w:p>
    <w:p w14:paraId="0E086FF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23.333333,   23.477984 </w:t>
      </w:r>
    </w:p>
    <w:p w14:paraId="74BB994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26.666667,   18.782556 </w:t>
      </w:r>
    </w:p>
    <w:p w14:paraId="5BF487D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30.000000,   14.086847 </w:t>
      </w:r>
    </w:p>
    <w:p w14:paraId="4F0B585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33.333333,    9.391137 </w:t>
      </w:r>
    </w:p>
    <w:p w14:paraId="014894F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36.666667,    4.695709 </w:t>
      </w:r>
    </w:p>
    <w:p w14:paraId="58868FC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40.000000,    0.000000 </w:t>
      </w:r>
    </w:p>
    <w:p w14:paraId="3D46C84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2, 67</w:t>
      </w:r>
    </w:p>
    <w:p w14:paraId="5F7DD17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0.000000,    0.000000</w:t>
      </w:r>
    </w:p>
    <w:p w14:paraId="78DA7AC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   -1.404704 </w:t>
      </w:r>
    </w:p>
    <w:p w14:paraId="70A42FD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6.400000,   -2.482683 </w:t>
      </w:r>
    </w:p>
    <w:p w14:paraId="65CCB43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9.600000,   -2.967398 </w:t>
      </w:r>
    </w:p>
    <w:p w14:paraId="792A326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   -2.765344 </w:t>
      </w:r>
    </w:p>
    <w:p w14:paraId="62DBF7B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16.000000,   -1.658346 </w:t>
      </w:r>
    </w:p>
    <w:p w14:paraId="2BBA720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19.200000,    0.578218 </w:t>
      </w:r>
    </w:p>
    <w:p w14:paraId="2AB66F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22.400000,    4.170048 </w:t>
      </w:r>
    </w:p>
    <w:p w14:paraId="33E9414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25.600000,    9.341767 </w:t>
      </w:r>
    </w:p>
    <w:p w14:paraId="167B4E8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28.800000,   16.319074 </w:t>
      </w:r>
    </w:p>
    <w:p w14:paraId="137FD72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32.000000,   25.326593 </w:t>
      </w:r>
    </w:p>
    <w:p w14:paraId="2A6CB0CE"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35.200000,   36.574975 </w:t>
      </w:r>
    </w:p>
    <w:p w14:paraId="26C7A1E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38.400000,   50.127631 </w:t>
      </w:r>
    </w:p>
    <w:p w14:paraId="539C122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41.600000,   31.722458 </w:t>
      </w:r>
    </w:p>
    <w:p w14:paraId="25717B8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44.800000,   15.056238 </w:t>
      </w:r>
    </w:p>
    <w:p w14:paraId="0D9D7CB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48.000000,    0.000000 </w:t>
      </w:r>
    </w:p>
    <w:p w14:paraId="6DC6E7B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51.333333,  -13.793401 </w:t>
      </w:r>
    </w:p>
    <w:p w14:paraId="02B4A39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54.666667,  -25.918783 </w:t>
      </w:r>
    </w:p>
    <w:p w14:paraId="66F4833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58.000000,  -36.084887 </w:t>
      </w:r>
    </w:p>
    <w:p w14:paraId="4D5B9B8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61.333333,  -44.196060 </w:t>
      </w:r>
    </w:p>
    <w:p w14:paraId="4E6A1E6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64.666667,  -49.871840 </w:t>
      </w:r>
    </w:p>
    <w:p w14:paraId="581DFEA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68.000000,  -52.900498 </w:t>
      </w:r>
    </w:p>
    <w:p w14:paraId="11BF62A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71.333333,  -53.815114 </w:t>
      </w:r>
    </w:p>
    <w:p w14:paraId="7639530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74.666667,  -52.833863 </w:t>
      </w:r>
    </w:p>
    <w:p w14:paraId="1033E92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lastRenderedPageBreak/>
        <w:t xml:space="preserve">   78.000000,  -50.155575 </w:t>
      </w:r>
    </w:p>
    <w:p w14:paraId="32841EF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81.333333,  -46.221973 </w:t>
      </w:r>
    </w:p>
    <w:p w14:paraId="11A49A2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84.666667,  -41.193196 </w:t>
      </w:r>
    </w:p>
    <w:p w14:paraId="72B9F13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88.000000,  -35.436810 </w:t>
      </w:r>
    </w:p>
    <w:p w14:paraId="626826F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91.333333,  -29.230102 </w:t>
      </w:r>
    </w:p>
    <w:p w14:paraId="50ABDD52"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94.666667,  -22.847134 </w:t>
      </w:r>
    </w:p>
    <w:p w14:paraId="6C567BD6"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98.000000,  -16.583464 </w:t>
      </w:r>
    </w:p>
    <w:p w14:paraId="4CD9B3E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101.333333,  -10.646519 </w:t>
      </w:r>
    </w:p>
    <w:p w14:paraId="56D7AC2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104.666667,   -5.083589 </w:t>
      </w:r>
    </w:p>
    <w:p w14:paraId="2AF49BC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108.000000,    0.000000 </w:t>
      </w:r>
    </w:p>
    <w:p w14:paraId="0508F6F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111.333333,    4.397896 </w:t>
      </w:r>
    </w:p>
    <w:p w14:paraId="43F6204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114.666667,    8.216499 </w:t>
      </w:r>
    </w:p>
    <w:p w14:paraId="5440AAB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118.000000,   11.460109 </w:t>
      </w:r>
    </w:p>
    <w:p w14:paraId="4FE127E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121.333333,   14.100781 </w:t>
      </w:r>
    </w:p>
    <w:p w14:paraId="0BC4E6C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124.666667,   15.951508 </w:t>
      </w:r>
    </w:p>
    <w:p w14:paraId="1BD6C8B9"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128.000000,   16.941357 </w:t>
      </w:r>
    </w:p>
    <w:p w14:paraId="19DF25E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131.333333,   17.243363 </w:t>
      </w:r>
    </w:p>
    <w:p w14:paraId="20BE718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134.666667,   16.930610 </w:t>
      </w:r>
    </w:p>
    <w:p w14:paraId="4515202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138.000000,   16.067582 </w:t>
      </w:r>
    </w:p>
    <w:p w14:paraId="567E69A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141.333333,   14.799371 </w:t>
      </w:r>
    </w:p>
    <w:p w14:paraId="4AA8197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144.666667,   13.179716 </w:t>
      </w:r>
    </w:p>
    <w:p w14:paraId="2DE4BB8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148.000000,   11.327914 </w:t>
      </w:r>
    </w:p>
    <w:p w14:paraId="3AF9E0D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151.333333,    9.335319 </w:t>
      </w:r>
    </w:p>
    <w:p w14:paraId="1F343D14"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154.666667,    7.293285 </w:t>
      </w:r>
    </w:p>
    <w:p w14:paraId="3217E3F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158.000000,    5.293167 </w:t>
      </w:r>
    </w:p>
    <w:p w14:paraId="59920B7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161.333333,    3.385477 </w:t>
      </w:r>
    </w:p>
    <w:p w14:paraId="52CEDB07"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164.666667,    1.617506 </w:t>
      </w:r>
    </w:p>
    <w:p w14:paraId="64B56C9D"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168.000000,    0.000000 </w:t>
      </w:r>
    </w:p>
    <w:p w14:paraId="1F14B16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171.200000,   -1.360639 </w:t>
      </w:r>
    </w:p>
    <w:p w14:paraId="77E6AB9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174.400000,   -2.545019 </w:t>
      </w:r>
    </w:p>
    <w:p w14:paraId="67526ECA"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177.600000,   -3.539167 </w:t>
      </w:r>
    </w:p>
    <w:p w14:paraId="6071239B"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180.800000,   -4.268925 </w:t>
      </w:r>
    </w:p>
    <w:p w14:paraId="6F6FE48C"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184.000000,   -4.746116 </w:t>
      </w:r>
    </w:p>
    <w:p w14:paraId="329FB6A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187.200000,   -4.978264 </w:t>
      </w:r>
    </w:p>
    <w:p w14:paraId="342E54B8"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190.400000,   -4.989011 </w:t>
      </w:r>
    </w:p>
    <w:p w14:paraId="7074F7F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193.600000,   -4.803078 </w:t>
      </w:r>
    </w:p>
    <w:p w14:paraId="52590EB3"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196.800000,   -4.444110 </w:t>
      </w:r>
    </w:p>
    <w:p w14:paraId="3D95D8B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200.000000,   -3.936826 </w:t>
      </w:r>
    </w:p>
    <w:p w14:paraId="38A8EA8F"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203.200000,   -3.307020 </w:t>
      </w:r>
    </w:p>
    <w:p w14:paraId="433B3B41"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206.400000,   -2.577262 </w:t>
      </w:r>
    </w:p>
    <w:p w14:paraId="525CF525"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209.600000,   -1.773345 </w:t>
      </w:r>
    </w:p>
    <w:p w14:paraId="53355FB0" w14:textId="77777777" w:rsidR="007B230B"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212.800000,   -0.904943 </w:t>
      </w:r>
    </w:p>
    <w:p w14:paraId="41A4B536" w14:textId="77777777" w:rsidR="00066C91" w:rsidRPr="009E5C44" w:rsidRDefault="007B230B" w:rsidP="007B230B">
      <w:pPr>
        <w:pBdr>
          <w:top w:val="single" w:sz="4" w:space="1" w:color="auto"/>
          <w:left w:val="single" w:sz="4" w:space="1" w:color="auto"/>
          <w:bottom w:val="single" w:sz="4" w:space="1" w:color="auto"/>
          <w:right w:val="single" w:sz="4" w:space="1" w:color="auto"/>
        </w:pBdr>
        <w:spacing w:line="240" w:lineRule="auto"/>
        <w:rPr>
          <w:rFonts w:ascii="Courier New" w:hAnsi="Courier New" w:cs="Courier New"/>
          <w:sz w:val="24"/>
          <w:lang w:eastAsia="en-US"/>
        </w:rPr>
      </w:pPr>
      <w:r w:rsidRPr="009E5C44">
        <w:rPr>
          <w:rFonts w:ascii="Courier New" w:hAnsi="Courier New" w:cs="Courier New"/>
          <w:sz w:val="24"/>
          <w:lang w:eastAsia="en-US"/>
        </w:rPr>
        <w:t xml:space="preserve">  216.000000,    0.000000</w:t>
      </w:r>
    </w:p>
    <w:p w14:paraId="66C89D06" w14:textId="77777777" w:rsidR="00066C91" w:rsidRPr="009E5C44" w:rsidRDefault="00066C91" w:rsidP="00066C91">
      <w:pPr>
        <w:rPr>
          <w:lang w:eastAsia="en-US"/>
        </w:rPr>
      </w:pPr>
    </w:p>
    <w:p w14:paraId="393CE92A" w14:textId="77777777" w:rsidR="00066C91" w:rsidRPr="009E5C44" w:rsidRDefault="00F06AB0" w:rsidP="00066C91">
      <w:pPr>
        <w:jc w:val="center"/>
      </w:pPr>
      <w:r w:rsidRPr="009E5C44">
        <w:rPr>
          <w:noProof/>
          <w:lang w:val="en-AU" w:eastAsia="zh-CN"/>
        </w:rPr>
        <w:lastRenderedPageBreak/>
        <w:drawing>
          <wp:inline distT="0" distB="0" distL="0" distR="0" wp14:anchorId="0CE55D86" wp14:editId="564184DE">
            <wp:extent cx="5507355" cy="169037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70C9BF01" w14:textId="77777777" w:rsidR="00066C91" w:rsidRPr="009E5C44" w:rsidRDefault="00066C91" w:rsidP="00066C91">
      <w:pPr>
        <w:jc w:val="center"/>
      </w:pPr>
    </w:p>
    <w:p w14:paraId="06B185E6" w14:textId="77777777" w:rsidR="00066C91" w:rsidRPr="009E5C44" w:rsidRDefault="00F06AB0" w:rsidP="00066C91">
      <w:pPr>
        <w:jc w:val="center"/>
      </w:pPr>
      <w:r w:rsidRPr="009E5C44">
        <w:rPr>
          <w:noProof/>
          <w:lang w:val="en-AU" w:eastAsia="zh-CN"/>
        </w:rPr>
        <w:drawing>
          <wp:inline distT="0" distB="0" distL="0" distR="0" wp14:anchorId="2A93126A" wp14:editId="67363736">
            <wp:extent cx="5507355" cy="1690370"/>
            <wp:effectExtent l="0" t="0" r="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07355" cy="1690370"/>
                    </a:xfrm>
                    <a:prstGeom prst="rect">
                      <a:avLst/>
                    </a:prstGeom>
                    <a:noFill/>
                    <a:ln>
                      <a:noFill/>
                    </a:ln>
                  </pic:spPr>
                </pic:pic>
              </a:graphicData>
            </a:graphic>
          </wp:inline>
        </w:drawing>
      </w:r>
    </w:p>
    <w:p w14:paraId="636A77D5" w14:textId="77777777" w:rsidR="00EE46BF" w:rsidRPr="009E5C44" w:rsidRDefault="00EE46BF" w:rsidP="00EE46BF">
      <w:pPr>
        <w:pStyle w:val="Heading2"/>
        <w:rPr>
          <w:lang w:val="en-IE"/>
        </w:rPr>
      </w:pPr>
      <w:bookmarkStart w:id="56" w:name="_Ref341827193"/>
      <w:bookmarkStart w:id="57" w:name="_Toc343728227"/>
      <w:r w:rsidRPr="009E5C44">
        <w:rPr>
          <w:lang w:val="en-IE"/>
        </w:rPr>
        <w:lastRenderedPageBreak/>
        <w:t xml:space="preserve">Influence </w:t>
      </w:r>
      <w:r>
        <w:rPr>
          <w:lang w:val="en-IE"/>
        </w:rPr>
        <w:t>Surface Definition File</w:t>
      </w:r>
      <w:bookmarkEnd w:id="56"/>
      <w:bookmarkEnd w:id="57"/>
    </w:p>
    <w:p w14:paraId="068417D3" w14:textId="77777777" w:rsidR="00EE46BF" w:rsidRPr="009E5C44" w:rsidRDefault="00EE46BF" w:rsidP="00EE46BF">
      <w:pPr>
        <w:rPr>
          <w:lang w:eastAsia="en-US"/>
        </w:rPr>
      </w:pPr>
      <w:r w:rsidRPr="009E5C44">
        <w:rPr>
          <w:lang w:eastAsia="en-US"/>
        </w:rPr>
        <w:t xml:space="preserve">This file stores the definitions of any influence </w:t>
      </w:r>
      <w:r>
        <w:rPr>
          <w:lang w:eastAsia="en-US"/>
        </w:rPr>
        <w:t>surfaces</w:t>
      </w:r>
      <w:r w:rsidRPr="009E5C44">
        <w:rPr>
          <w:lang w:eastAsia="en-US"/>
        </w:rPr>
        <w:t xml:space="preserve"> that are required. It must be in </w:t>
      </w:r>
      <w:r w:rsidRPr="009E5C44">
        <w:rPr>
          <w:rFonts w:ascii="Courier New" w:hAnsi="Courier New" w:cs="Courier New"/>
          <w:lang w:eastAsia="en-US"/>
        </w:rPr>
        <w:t>*.csv</w:t>
      </w:r>
      <w:r w:rsidRPr="009E5C44">
        <w:rPr>
          <w:lang w:eastAsia="en-US"/>
        </w:rPr>
        <w:t xml:space="preserve"> format (but can have a </w:t>
      </w:r>
      <w:r w:rsidRPr="009E5C44">
        <w:rPr>
          <w:rFonts w:ascii="Courier New" w:hAnsi="Courier New" w:cs="Courier New"/>
          <w:lang w:eastAsia="en-US"/>
        </w:rPr>
        <w:t>*.txt</w:t>
      </w:r>
      <w:r w:rsidRPr="009E5C44">
        <w:t xml:space="preserve"> extension).</w:t>
      </w:r>
    </w:p>
    <w:p w14:paraId="1492AD48" w14:textId="77777777" w:rsidR="00EE46BF" w:rsidRPr="009E5C44" w:rsidRDefault="00EE46BF" w:rsidP="00EE46BF">
      <w:pPr>
        <w:rPr>
          <w:lang w:eastAsia="en-US"/>
        </w:rPr>
      </w:pPr>
    </w:p>
    <w:p w14:paraId="5A0E5C66" w14:textId="77777777" w:rsidR="00EE46BF" w:rsidRPr="009E5C44" w:rsidRDefault="00EE46BF" w:rsidP="00EE46BF">
      <w:r w:rsidRPr="009E5C44">
        <w:tab/>
      </w:r>
      <w:r w:rsidRPr="009E5C44">
        <w:rPr>
          <w:b/>
          <w:color w:val="FF0000"/>
          <w:u w:val="single"/>
          <w:lang w:eastAsia="en-US"/>
        </w:rPr>
        <w:t>Important!</w:t>
      </w:r>
    </w:p>
    <w:p w14:paraId="73FBAC90" w14:textId="77777777" w:rsidR="00EE46BF" w:rsidRPr="009E5C44" w:rsidRDefault="00EE46BF" w:rsidP="00EE46BF">
      <w:pPr>
        <w:ind w:left="720"/>
        <w:rPr>
          <w:lang w:eastAsia="en-IE"/>
        </w:rPr>
      </w:pPr>
      <w:r w:rsidRPr="009E5C44">
        <w:rPr>
          <w:lang w:eastAsia="en-IE"/>
        </w:rPr>
        <w:t xml:space="preserve">An influence </w:t>
      </w:r>
      <w:r>
        <w:rPr>
          <w:lang w:eastAsia="en-IE"/>
        </w:rPr>
        <w:t>surface</w:t>
      </w:r>
      <w:r w:rsidRPr="009E5C44">
        <w:rPr>
          <w:lang w:eastAsia="en-IE"/>
        </w:rPr>
        <w:t xml:space="preserve"> definition file must be included in the working folder </w:t>
      </w:r>
      <w:r>
        <w:rPr>
          <w:lang w:eastAsia="en-IE"/>
        </w:rPr>
        <w:t>if it is required for the analysis.</w:t>
      </w:r>
    </w:p>
    <w:p w14:paraId="191805A7" w14:textId="77777777" w:rsidR="00EE46BF" w:rsidRPr="009E5C44" w:rsidRDefault="00EE46BF" w:rsidP="00EE46BF">
      <w:pPr>
        <w:rPr>
          <w:lang w:eastAsia="en-US"/>
        </w:rPr>
      </w:pPr>
    </w:p>
    <w:p w14:paraId="499D9C87" w14:textId="77777777" w:rsidR="00EE46BF" w:rsidRDefault="00EE46BF" w:rsidP="00EE46BF">
      <w:pPr>
        <w:rPr>
          <w:lang w:eastAsia="en-US"/>
        </w:rPr>
      </w:pPr>
      <w:r>
        <w:rPr>
          <w:lang w:eastAsia="en-US"/>
        </w:rPr>
        <w:t xml:space="preserve">Any number of influence surfaces can be defined in the file. Each influence surface is defined </w:t>
      </w:r>
      <w:r w:rsidR="00D57BF6">
        <w:rPr>
          <w:lang w:eastAsia="en-US"/>
        </w:rPr>
        <w:t xml:space="preserve">on a rectangular grid </w:t>
      </w:r>
      <w:r>
        <w:rPr>
          <w:lang w:eastAsia="en-US"/>
        </w:rPr>
        <w:t>according to a specific format as follows:</w:t>
      </w:r>
    </w:p>
    <w:p w14:paraId="3E8ABE1C" w14:textId="77777777" w:rsidR="00EE46BF" w:rsidRDefault="00EE46BF" w:rsidP="00EE46BF">
      <w:pPr>
        <w:numPr>
          <w:ilvl w:val="0"/>
          <w:numId w:val="44"/>
        </w:numPr>
        <w:rPr>
          <w:lang w:eastAsia="en-US"/>
        </w:rPr>
      </w:pPr>
      <w:r>
        <w:rPr>
          <w:lang w:eastAsia="en-US"/>
        </w:rPr>
        <w:t>The first line defines the basic data as follows:</w:t>
      </w:r>
    </w:p>
    <w:p w14:paraId="6BAC148E" w14:textId="77777777" w:rsidR="00EE46BF" w:rsidRDefault="00EE46BF" w:rsidP="00EE46BF">
      <w:pPr>
        <w:numPr>
          <w:ilvl w:val="1"/>
          <w:numId w:val="44"/>
        </w:numPr>
        <w:rPr>
          <w:lang w:eastAsia="en-US"/>
        </w:rPr>
      </w:pPr>
      <w:r>
        <w:rPr>
          <w:lang w:eastAsia="en-US"/>
        </w:rPr>
        <w:t>Field 1: the influence surface number;</w:t>
      </w:r>
    </w:p>
    <w:p w14:paraId="439D8A5D" w14:textId="77777777" w:rsidR="00EE46BF" w:rsidRDefault="00EE46BF" w:rsidP="00EE46BF">
      <w:pPr>
        <w:numPr>
          <w:ilvl w:val="1"/>
          <w:numId w:val="44"/>
        </w:numPr>
        <w:rPr>
          <w:lang w:eastAsia="en-US"/>
        </w:rPr>
      </w:pPr>
      <w:r>
        <w:rPr>
          <w:lang w:eastAsia="en-US"/>
        </w:rPr>
        <w:t>Field 2: the number of rows of data</w:t>
      </w:r>
      <w:r w:rsidR="00B53224">
        <w:rPr>
          <w:lang w:eastAsia="en-US"/>
        </w:rPr>
        <w:t xml:space="preserve"> (the number of </w:t>
      </w:r>
      <w:r w:rsidR="00B53224">
        <w:rPr>
          <w:i/>
          <w:lang w:eastAsia="en-US"/>
        </w:rPr>
        <w:t>x</w:t>
      </w:r>
      <w:r w:rsidR="00B53224">
        <w:rPr>
          <w:lang w:eastAsia="en-US"/>
        </w:rPr>
        <w:t>- or longitudinal coordinates)</w:t>
      </w:r>
      <w:r>
        <w:rPr>
          <w:lang w:eastAsia="en-US"/>
        </w:rPr>
        <w:t xml:space="preserve"> specifying the influence surface grid</w:t>
      </w:r>
      <w:r w:rsidR="00B53224">
        <w:rPr>
          <w:lang w:eastAsia="en-US"/>
        </w:rPr>
        <w:t xml:space="preserve"> points</w:t>
      </w:r>
      <w:r>
        <w:rPr>
          <w:lang w:eastAsia="en-US"/>
        </w:rPr>
        <w:t>;</w:t>
      </w:r>
    </w:p>
    <w:p w14:paraId="0DD1F884" w14:textId="77777777" w:rsidR="00AF00FC" w:rsidRDefault="00AF00FC" w:rsidP="00EE46BF">
      <w:pPr>
        <w:numPr>
          <w:ilvl w:val="1"/>
          <w:numId w:val="44"/>
        </w:numPr>
        <w:rPr>
          <w:lang w:eastAsia="en-US"/>
        </w:rPr>
      </w:pPr>
      <w:r>
        <w:rPr>
          <w:lang w:eastAsia="en-US"/>
        </w:rPr>
        <w:t>Field 3: the number of lanes on the bridge/influence line</w:t>
      </w:r>
    </w:p>
    <w:p w14:paraId="4B37948D" w14:textId="77777777" w:rsidR="00EE46BF" w:rsidRDefault="00EE46BF" w:rsidP="00EE46BF">
      <w:pPr>
        <w:numPr>
          <w:ilvl w:val="1"/>
          <w:numId w:val="44"/>
        </w:numPr>
        <w:rPr>
          <w:lang w:eastAsia="en-US"/>
        </w:rPr>
      </w:pPr>
      <w:r>
        <w:rPr>
          <w:lang w:eastAsia="en-US"/>
        </w:rPr>
        <w:t xml:space="preserve">Field </w:t>
      </w:r>
      <w:r w:rsidR="00AF00FC">
        <w:rPr>
          <w:lang w:eastAsia="en-US"/>
        </w:rPr>
        <w:t>3</w:t>
      </w:r>
      <w:r>
        <w:rPr>
          <w:lang w:eastAsia="en-US"/>
        </w:rPr>
        <w:t>+</w:t>
      </w:r>
      <w:r w:rsidRPr="00EE46BF">
        <w:rPr>
          <w:i/>
          <w:lang w:eastAsia="en-US"/>
        </w:rPr>
        <w:t>i</w:t>
      </w:r>
      <w:r>
        <w:rPr>
          <w:lang w:eastAsia="en-US"/>
        </w:rPr>
        <w:t xml:space="preserve">: the location of the edge of lane </w:t>
      </w:r>
      <w:proofErr w:type="spellStart"/>
      <w:r>
        <w:rPr>
          <w:i/>
          <w:lang w:eastAsia="en-US"/>
        </w:rPr>
        <w:t>i</w:t>
      </w:r>
      <w:proofErr w:type="spellEnd"/>
      <w:r>
        <w:rPr>
          <w:lang w:eastAsia="en-US"/>
        </w:rPr>
        <w:t xml:space="preserve"> on the influence surface;</w:t>
      </w:r>
    </w:p>
    <w:p w14:paraId="2E4AD2B2" w14:textId="77777777" w:rsidR="00EE46BF" w:rsidRDefault="00B53224" w:rsidP="00EE46BF">
      <w:pPr>
        <w:numPr>
          <w:ilvl w:val="1"/>
          <w:numId w:val="44"/>
        </w:numPr>
        <w:rPr>
          <w:lang w:eastAsia="en-US"/>
        </w:rPr>
      </w:pPr>
      <w:r>
        <w:rPr>
          <w:lang w:eastAsia="en-US"/>
        </w:rPr>
        <w:t>Last Field: the upper edge of the last lane.</w:t>
      </w:r>
    </w:p>
    <w:p w14:paraId="0781B89B" w14:textId="77777777" w:rsidR="00B53224" w:rsidRDefault="00B53224" w:rsidP="00B53224">
      <w:pPr>
        <w:numPr>
          <w:ilvl w:val="0"/>
          <w:numId w:val="44"/>
        </w:numPr>
        <w:rPr>
          <w:lang w:eastAsia="en-US"/>
        </w:rPr>
      </w:pPr>
      <w:r>
        <w:rPr>
          <w:lang w:eastAsia="en-US"/>
        </w:rPr>
        <w:t xml:space="preserve">Line 2 defines the </w:t>
      </w:r>
      <w:r>
        <w:rPr>
          <w:i/>
          <w:lang w:eastAsia="en-US"/>
        </w:rPr>
        <w:t>y</w:t>
      </w:r>
      <w:r>
        <w:rPr>
          <w:lang w:eastAsia="en-US"/>
        </w:rPr>
        <w:t>- or transverse coordinates of the grid points.</w:t>
      </w:r>
    </w:p>
    <w:p w14:paraId="1693BFCB" w14:textId="77777777" w:rsidR="00B53224" w:rsidRPr="009E5C44" w:rsidRDefault="00B53224" w:rsidP="00B53224">
      <w:pPr>
        <w:numPr>
          <w:ilvl w:val="0"/>
          <w:numId w:val="44"/>
        </w:numPr>
        <w:rPr>
          <w:lang w:eastAsia="en-US"/>
        </w:rPr>
      </w:pPr>
      <w:r>
        <w:rPr>
          <w:lang w:eastAsia="en-US"/>
        </w:rPr>
        <w:t xml:space="preserve">Each row then defines the ordinates at the grid points, the first value of which is the </w:t>
      </w:r>
      <w:r>
        <w:rPr>
          <w:i/>
          <w:lang w:eastAsia="en-US"/>
        </w:rPr>
        <w:t>x</w:t>
      </w:r>
      <w:r>
        <w:rPr>
          <w:lang w:eastAsia="en-US"/>
        </w:rPr>
        <w:t>-coordinate.</w:t>
      </w:r>
    </w:p>
    <w:p w14:paraId="3D318C0A" w14:textId="77777777" w:rsidR="00DD402B" w:rsidRDefault="00DD402B" w:rsidP="00EE46BF"/>
    <w:p w14:paraId="30D62570" w14:textId="77777777" w:rsidR="00EE46BF" w:rsidRDefault="00DD402B" w:rsidP="00EE46BF">
      <w:r>
        <w:t xml:space="preserve">It is taken that </w:t>
      </w:r>
      <w:r w:rsidR="00D57BF6">
        <w:t xml:space="preserve">Direction 1 traffic travels in the positive </w:t>
      </w:r>
      <w:r w:rsidR="00D57BF6">
        <w:rPr>
          <w:i/>
        </w:rPr>
        <w:t>x</w:t>
      </w:r>
      <w:r w:rsidR="00D57BF6">
        <w:t>-direction.</w:t>
      </w:r>
      <w:r>
        <w:t xml:space="preserve"> For load application between grid points, linear interpolation is used in both directions. Hence, for flat areas of the influence surface a larger grid size can be used, but for more peaked zones, a more refined grid is required.</w:t>
      </w:r>
    </w:p>
    <w:p w14:paraId="2267104F" w14:textId="77777777" w:rsidR="00D57BF6" w:rsidRPr="00D57BF6" w:rsidRDefault="00D57BF6" w:rsidP="00EE46BF"/>
    <w:p w14:paraId="66E95946" w14:textId="77777777" w:rsidR="00EE46BF" w:rsidRDefault="00EE46BF" w:rsidP="00EE46BF">
      <w:r>
        <w:t>An example</w:t>
      </w:r>
      <w:r w:rsidR="00B53224">
        <w:t xml:space="preserve"> file</w:t>
      </w:r>
      <w:r>
        <w:t xml:space="preserve"> is shown below</w:t>
      </w:r>
      <w:r w:rsidR="00D1152A">
        <w:t xml:space="preserve"> in which a single test influence surface </w:t>
      </w:r>
      <w:r w:rsidR="00D57BF6">
        <w:t xml:space="preserve">for mid-span bending moment of an edge beam </w:t>
      </w:r>
      <w:r w:rsidR="00D1152A">
        <w:t xml:space="preserve">is defined for comparison with a standard method </w:t>
      </w:r>
      <w:r w:rsidR="00D1152A">
        <w:lastRenderedPageBreak/>
        <w:t>using built-in or discrete influence lines and lane factors</w:t>
      </w:r>
      <w:r>
        <w:t>.</w:t>
      </w:r>
      <w:r w:rsidR="00B53224" w:rsidRPr="00B53224">
        <w:t xml:space="preserve"> </w:t>
      </w:r>
      <w:r w:rsidR="00B53224">
        <w:t>The following figure describes the file and its definitions.</w:t>
      </w:r>
    </w:p>
    <w:p w14:paraId="2112C393" w14:textId="77777777" w:rsidR="00EE46BF" w:rsidRDefault="00EE46BF" w:rsidP="00EE46BF"/>
    <w:p w14:paraId="67E59C84"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w:t>
      </w:r>
      <w:r w:rsidR="00B53224">
        <w:rPr>
          <w:rFonts w:ascii="Courier New" w:hAnsi="Courier New" w:cs="Courier New"/>
          <w:sz w:val="24"/>
        </w:rPr>
        <w:t>5</w:t>
      </w:r>
      <w:r w:rsidRPr="00EE46BF">
        <w:rPr>
          <w:rFonts w:ascii="Courier New" w:hAnsi="Courier New" w:cs="Courier New"/>
          <w:sz w:val="24"/>
        </w:rPr>
        <w:t>,2,0.35,4.0,7.65</w:t>
      </w:r>
    </w:p>
    <w:p w14:paraId="6EB2640B"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0,0,2,4,6,8</w:t>
      </w:r>
    </w:p>
    <w:p w14:paraId="4CB4F002"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0,0,0,0,0,0</w:t>
      </w:r>
    </w:p>
    <w:p w14:paraId="546859DD"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10,5,3.75,2.5,1.25,0</w:t>
      </w:r>
    </w:p>
    <w:p w14:paraId="424C44A8"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20,10,7.5,5,2.5,0</w:t>
      </w:r>
    </w:p>
    <w:p w14:paraId="02F2C4EA"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30,5,3.75,2.5,1.25,0</w:t>
      </w:r>
    </w:p>
    <w:p w14:paraId="3678FD5B" w14:textId="77777777" w:rsidR="00EE46BF" w:rsidRPr="00EE46BF" w:rsidRDefault="00EE46BF" w:rsidP="00EE46BF">
      <w:pPr>
        <w:pBdr>
          <w:top w:val="single" w:sz="4" w:space="1" w:color="auto"/>
          <w:left w:val="single" w:sz="4" w:space="4" w:color="auto"/>
          <w:bottom w:val="single" w:sz="4" w:space="1" w:color="auto"/>
          <w:right w:val="single" w:sz="4" w:space="4" w:color="auto"/>
        </w:pBdr>
        <w:rPr>
          <w:rFonts w:ascii="Courier New" w:hAnsi="Courier New" w:cs="Courier New"/>
          <w:sz w:val="24"/>
        </w:rPr>
      </w:pPr>
      <w:r w:rsidRPr="00EE46BF">
        <w:rPr>
          <w:rFonts w:ascii="Courier New" w:hAnsi="Courier New" w:cs="Courier New"/>
          <w:sz w:val="24"/>
        </w:rPr>
        <w:t>40,0,0,0,0,0</w:t>
      </w:r>
    </w:p>
    <w:p w14:paraId="5A9C5650" w14:textId="77777777" w:rsidR="00EE46BF" w:rsidRDefault="00F06AB0" w:rsidP="00EE46BF">
      <w:r>
        <w:rPr>
          <w:noProof/>
          <w:lang w:val="en-AU" w:eastAsia="zh-CN"/>
        </w:rPr>
        <w:drawing>
          <wp:anchor distT="0" distB="0" distL="114300" distR="114300" simplePos="0" relativeHeight="251657216" behindDoc="0" locked="0" layoutInCell="1" allowOverlap="1" wp14:anchorId="25F0F021" wp14:editId="2738EFD7">
            <wp:simplePos x="0" y="0"/>
            <wp:positionH relativeFrom="column">
              <wp:posOffset>-133985</wp:posOffset>
            </wp:positionH>
            <wp:positionV relativeFrom="paragraph">
              <wp:posOffset>148590</wp:posOffset>
            </wp:positionV>
            <wp:extent cx="4491990" cy="2334895"/>
            <wp:effectExtent l="0" t="0" r="0" b="0"/>
            <wp:wrapNone/>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91990" cy="23348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A82C21" w14:textId="77777777" w:rsidR="00DD402B" w:rsidRDefault="00DD402B" w:rsidP="00EE46BF"/>
    <w:p w14:paraId="60B1CB7F" w14:textId="77777777" w:rsidR="00DD402B" w:rsidRDefault="00DD402B" w:rsidP="00EE46BF"/>
    <w:p w14:paraId="1FD8BB5A" w14:textId="77777777" w:rsidR="00DD402B" w:rsidRDefault="00DD402B" w:rsidP="00EE46BF"/>
    <w:p w14:paraId="58983AF8" w14:textId="77777777" w:rsidR="00DD402B" w:rsidRDefault="00DD402B" w:rsidP="00EE46BF"/>
    <w:p w14:paraId="631B1CAD" w14:textId="77777777" w:rsidR="00DD402B" w:rsidRDefault="00DD402B" w:rsidP="00EE46BF"/>
    <w:p w14:paraId="2227F7DC" w14:textId="77777777" w:rsidR="00D1152A" w:rsidRDefault="00F06AB0" w:rsidP="00EE46BF">
      <w:r w:rsidRPr="00D1152A">
        <w:rPr>
          <w:noProof/>
          <w:lang w:val="en-AU" w:eastAsia="zh-CN"/>
        </w:rPr>
        <w:drawing>
          <wp:inline distT="0" distB="0" distL="0" distR="0" wp14:anchorId="4E55DA61" wp14:editId="4EA79BD2">
            <wp:extent cx="6113780" cy="311531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3780" cy="3115310"/>
                    </a:xfrm>
                    <a:prstGeom prst="rect">
                      <a:avLst/>
                    </a:prstGeom>
                    <a:noFill/>
                    <a:ln>
                      <a:noFill/>
                    </a:ln>
                  </pic:spPr>
                </pic:pic>
              </a:graphicData>
            </a:graphic>
          </wp:inline>
        </w:drawing>
      </w:r>
    </w:p>
    <w:p w14:paraId="725C72AF" w14:textId="77777777" w:rsidR="00D1152A" w:rsidRDefault="00D1152A" w:rsidP="008B5E43"/>
    <w:p w14:paraId="5FA89384" w14:textId="77777777" w:rsidR="008B5E43" w:rsidRDefault="008B5E43" w:rsidP="008B5E43"/>
    <w:p w14:paraId="6130172D" w14:textId="77777777" w:rsidR="008B5E43" w:rsidRDefault="008B5E43" w:rsidP="008B5E43"/>
    <w:p w14:paraId="0CF60C97" w14:textId="77777777" w:rsidR="008B5E43" w:rsidRPr="009E5C44" w:rsidRDefault="008B5E43" w:rsidP="008B5E43">
      <w:r w:rsidRPr="009E5C44">
        <w:lastRenderedPageBreak/>
        <w:tab/>
      </w:r>
      <w:r w:rsidRPr="009E5C44">
        <w:rPr>
          <w:b/>
          <w:color w:val="FF0000"/>
          <w:u w:val="single"/>
          <w:lang w:eastAsia="en-US"/>
        </w:rPr>
        <w:t>Important!</w:t>
      </w:r>
    </w:p>
    <w:p w14:paraId="564DBE44" w14:textId="77777777" w:rsidR="008B5E43" w:rsidRPr="009E5C44" w:rsidRDefault="008B5E43" w:rsidP="008B5E43">
      <w:pPr>
        <w:ind w:left="720"/>
        <w:rPr>
          <w:lang w:eastAsia="en-IE"/>
        </w:rPr>
      </w:pPr>
      <w:r>
        <w:rPr>
          <w:lang w:eastAsia="en-IE"/>
        </w:rPr>
        <w:t>If multiple influence surfaces are defined for a bridge, the program assumes that the lane coordinates are the same for all influence surfaces. This is as it should be for a single real bridge of course. However, different lane coordinates can be used with different influence surface definitions for different bridges under the same traffic, either read or generated.</w:t>
      </w:r>
    </w:p>
    <w:p w14:paraId="7F89267E" w14:textId="77777777" w:rsidR="008B5E43" w:rsidRPr="009E5C44" w:rsidRDefault="008B5E43" w:rsidP="00D57BF6">
      <w:pPr>
        <w:jc w:val="center"/>
      </w:pPr>
    </w:p>
    <w:p w14:paraId="4B96B046" w14:textId="77777777" w:rsidR="00B70826" w:rsidRPr="009E5C44" w:rsidRDefault="00B70826" w:rsidP="00B70826">
      <w:pPr>
        <w:pStyle w:val="Heading1"/>
        <w:rPr>
          <w:lang w:val="en-IE" w:eastAsia="en-US"/>
        </w:rPr>
      </w:pPr>
      <w:bookmarkStart w:id="58" w:name="_Toc343728228"/>
      <w:r w:rsidRPr="009E5C44">
        <w:rPr>
          <w:lang w:val="en-IE" w:eastAsia="en-US"/>
        </w:rPr>
        <w:lastRenderedPageBreak/>
        <w:t>Using BTLS</w:t>
      </w:r>
      <w:bookmarkEnd w:id="58"/>
    </w:p>
    <w:p w14:paraId="6EF55B0C" w14:textId="77777777" w:rsidR="00B70826" w:rsidRPr="009E5C44" w:rsidRDefault="00B70826" w:rsidP="00B70826">
      <w:pPr>
        <w:pStyle w:val="Heading2NoBreak"/>
        <w:rPr>
          <w:lang w:val="en-IE"/>
        </w:rPr>
      </w:pPr>
      <w:bookmarkStart w:id="59" w:name="_Toc343728229"/>
      <w:r w:rsidRPr="009E5C44">
        <w:rPr>
          <w:lang w:val="en-IE"/>
        </w:rPr>
        <w:t>Running the program</w:t>
      </w:r>
      <w:bookmarkEnd w:id="59"/>
    </w:p>
    <w:p w14:paraId="55B2D198" w14:textId="77777777" w:rsidR="005E0C7D" w:rsidRPr="009E5C44" w:rsidRDefault="005E0C7D" w:rsidP="00B70826">
      <w:pPr>
        <w:rPr>
          <w:lang w:eastAsia="en-US"/>
        </w:rPr>
      </w:pPr>
      <w:r w:rsidRPr="009E5C44">
        <w:rPr>
          <w:lang w:eastAsia="en-US"/>
        </w:rPr>
        <w:t xml:space="preserve">The program can be run from any folder as explained previously. An example </w:t>
      </w:r>
      <w:r w:rsidR="0073228B">
        <w:rPr>
          <w:lang w:eastAsia="en-US"/>
        </w:rPr>
        <w:t xml:space="preserve">working </w:t>
      </w:r>
      <w:r w:rsidRPr="009E5C44">
        <w:rPr>
          <w:lang w:eastAsia="en-US"/>
        </w:rPr>
        <w:t>folder showing all files necessary to execute the program is given below:</w:t>
      </w:r>
    </w:p>
    <w:p w14:paraId="481FA656" w14:textId="77777777" w:rsidR="005E0C7D" w:rsidRPr="009E5C44" w:rsidRDefault="005E0C7D" w:rsidP="00B70826">
      <w:pPr>
        <w:rPr>
          <w:lang w:eastAsia="en-US"/>
        </w:rPr>
      </w:pPr>
    </w:p>
    <w:p w14:paraId="013CFD39" w14:textId="77777777" w:rsidR="00B70826" w:rsidRPr="009E5C44" w:rsidRDefault="00F06AB0" w:rsidP="00B70826">
      <w:pPr>
        <w:rPr>
          <w:lang w:eastAsia="en-US"/>
        </w:rPr>
      </w:pPr>
      <w:r w:rsidRPr="009E5C44">
        <w:rPr>
          <w:noProof/>
          <w:lang w:val="en-AU" w:eastAsia="zh-CN"/>
        </w:rPr>
        <w:drawing>
          <wp:inline distT="0" distB="0" distL="0" distR="0" wp14:anchorId="0F11A64D" wp14:editId="332597BD">
            <wp:extent cx="5943600" cy="2732405"/>
            <wp:effectExtent l="0" t="0" r="0" b="0"/>
            <wp:docPr id="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732405"/>
                    </a:xfrm>
                    <a:prstGeom prst="rect">
                      <a:avLst/>
                    </a:prstGeom>
                    <a:noFill/>
                    <a:ln>
                      <a:noFill/>
                    </a:ln>
                  </pic:spPr>
                </pic:pic>
              </a:graphicData>
            </a:graphic>
          </wp:inline>
        </w:drawing>
      </w:r>
    </w:p>
    <w:p w14:paraId="1BCB2E3B" w14:textId="77777777" w:rsidR="005E0C7D" w:rsidRPr="009E5C44" w:rsidRDefault="005E0C7D" w:rsidP="00B70826">
      <w:pPr>
        <w:rPr>
          <w:lang w:eastAsia="en-US"/>
        </w:rPr>
      </w:pPr>
    </w:p>
    <w:p w14:paraId="5CB93B97" w14:textId="77777777" w:rsidR="005E0C7D" w:rsidRPr="009E5C44" w:rsidRDefault="005E0C7D" w:rsidP="00B70826">
      <w:pPr>
        <w:rPr>
          <w:lang w:eastAsia="en-US"/>
        </w:rPr>
      </w:pPr>
      <w:r w:rsidRPr="009E5C44">
        <w:rPr>
          <w:lang w:eastAsia="en-US"/>
        </w:rPr>
        <w:t>Note that the 64 bit version is being used here.</w:t>
      </w:r>
    </w:p>
    <w:p w14:paraId="492FF100" w14:textId="77777777" w:rsidR="005E0C7D" w:rsidRPr="009E5C44" w:rsidRDefault="005E0C7D" w:rsidP="00B70826">
      <w:pPr>
        <w:rPr>
          <w:lang w:eastAsia="en-US"/>
        </w:rPr>
      </w:pPr>
    </w:p>
    <w:p w14:paraId="4F3D66C3" w14:textId="77777777" w:rsidR="005E0C7D" w:rsidRPr="009E5C44" w:rsidRDefault="005E0C7D" w:rsidP="005E0C7D">
      <w:r w:rsidRPr="009E5C44">
        <w:tab/>
      </w:r>
      <w:r w:rsidRPr="009E5C44">
        <w:rPr>
          <w:b/>
          <w:color w:val="FF0000"/>
          <w:u w:val="single"/>
          <w:lang w:eastAsia="en-US"/>
        </w:rPr>
        <w:t>Important!</w:t>
      </w:r>
    </w:p>
    <w:p w14:paraId="019C37E9" w14:textId="77777777" w:rsidR="005E0C7D" w:rsidRPr="009E5C44" w:rsidRDefault="005E0C7D" w:rsidP="005E0C7D">
      <w:pPr>
        <w:ind w:firstLine="680"/>
        <w:rPr>
          <w:lang w:eastAsia="en-US"/>
        </w:rPr>
      </w:pPr>
      <w:r w:rsidRPr="009E5C44">
        <w:rPr>
          <w:lang w:eastAsia="en-US"/>
        </w:rPr>
        <w:t>To run the program, double click the executable (</w:t>
      </w:r>
      <w:r w:rsidRPr="009E5C44">
        <w:rPr>
          <w:rFonts w:ascii="Courier New" w:hAnsi="Courier New" w:cs="Courier New"/>
          <w:lang w:eastAsia="en-US"/>
        </w:rPr>
        <w:t>*.exe</w:t>
      </w:r>
      <w:r w:rsidRPr="009E5C44">
        <w:rPr>
          <w:lang w:eastAsia="en-US"/>
        </w:rPr>
        <w:t>) file.</w:t>
      </w:r>
    </w:p>
    <w:p w14:paraId="61199CCA" w14:textId="77777777" w:rsidR="00B70826" w:rsidRPr="009E5C44" w:rsidRDefault="00B70826" w:rsidP="00B70826">
      <w:pPr>
        <w:pStyle w:val="Heading2"/>
        <w:rPr>
          <w:lang w:val="en-IE"/>
        </w:rPr>
      </w:pPr>
      <w:bookmarkStart w:id="60" w:name="_Toc343728230"/>
      <w:r w:rsidRPr="009E5C44">
        <w:rPr>
          <w:lang w:val="en-IE"/>
        </w:rPr>
        <w:lastRenderedPageBreak/>
        <w:t>Console output</w:t>
      </w:r>
      <w:bookmarkEnd w:id="60"/>
    </w:p>
    <w:p w14:paraId="2EA0E599" w14:textId="77777777" w:rsidR="00B70826" w:rsidRPr="009E5C44" w:rsidRDefault="005E0C7D" w:rsidP="00B70826">
      <w:pPr>
        <w:rPr>
          <w:lang w:eastAsia="en-US"/>
        </w:rPr>
      </w:pPr>
      <w:r w:rsidRPr="009E5C44">
        <w:rPr>
          <w:lang w:eastAsia="en-US"/>
        </w:rPr>
        <w:t>Some example</w:t>
      </w:r>
      <w:r w:rsidR="001329CD" w:rsidRPr="009E5C44">
        <w:rPr>
          <w:lang w:eastAsia="en-US"/>
        </w:rPr>
        <w:t>s</w:t>
      </w:r>
      <w:r w:rsidRPr="009E5C44">
        <w:rPr>
          <w:lang w:eastAsia="en-US"/>
        </w:rPr>
        <w:t xml:space="preserve"> of console output during program execution are given</w:t>
      </w:r>
      <w:r w:rsidR="001329CD" w:rsidRPr="009E5C44">
        <w:rPr>
          <w:lang w:eastAsia="en-US"/>
        </w:rPr>
        <w:t>.</w:t>
      </w:r>
    </w:p>
    <w:p w14:paraId="6D94F951" w14:textId="77777777" w:rsidR="001329CD" w:rsidRPr="009E5C44" w:rsidRDefault="001329CD" w:rsidP="00B70826">
      <w:pPr>
        <w:rPr>
          <w:lang w:eastAsia="en-US"/>
        </w:rPr>
      </w:pPr>
    </w:p>
    <w:p w14:paraId="072D975C" w14:textId="77777777" w:rsidR="00B70826" w:rsidRPr="009E5C44" w:rsidRDefault="00B70826" w:rsidP="00B70826">
      <w:pPr>
        <w:pStyle w:val="Heading3"/>
        <w:rPr>
          <w:lang w:eastAsia="en-US"/>
        </w:rPr>
      </w:pPr>
      <w:r w:rsidRPr="009E5C44">
        <w:rPr>
          <w:lang w:eastAsia="en-US"/>
        </w:rPr>
        <w:t xml:space="preserve">Example 1: Program Mode </w:t>
      </w:r>
      <w:r w:rsidR="005E0C7D" w:rsidRPr="009E5C44">
        <w:rPr>
          <w:lang w:eastAsia="en-US"/>
        </w:rPr>
        <w:t>1</w:t>
      </w:r>
    </w:p>
    <w:p w14:paraId="7B144C81" w14:textId="77777777" w:rsidR="00B70826" w:rsidRPr="009E5C44" w:rsidRDefault="00424B5F" w:rsidP="00B70826">
      <w:pPr>
        <w:rPr>
          <w:lang w:eastAsia="en-US"/>
        </w:rPr>
      </w:pPr>
      <w:r w:rsidRPr="009E5C44">
        <w:rPr>
          <w:lang w:eastAsia="en-US"/>
        </w:rPr>
        <w:t>After each day of simulation is complete, the program outputs a notice. A</w:t>
      </w:r>
      <w:r w:rsidR="001329CD" w:rsidRPr="009E5C44">
        <w:rPr>
          <w:lang w:eastAsia="en-US"/>
        </w:rPr>
        <w:t>t</w:t>
      </w:r>
      <w:r w:rsidRPr="009E5C44">
        <w:rPr>
          <w:lang w:eastAsia="en-US"/>
        </w:rPr>
        <w:t xml:space="preserve"> the end of the simulation the elapsed time is displayed for information.</w:t>
      </w:r>
      <w:r w:rsidR="001329CD" w:rsidRPr="009E5C44">
        <w:rPr>
          <w:lang w:eastAsia="en-US"/>
        </w:rPr>
        <w:t xml:space="preserve"> In this case, 20 days of traffic and generated and simulated crossing 5 bridges, each with 3 load effects.</w:t>
      </w:r>
    </w:p>
    <w:p w14:paraId="54C7F7E2" w14:textId="77777777" w:rsidR="00424B5F" w:rsidRPr="009E5C44" w:rsidRDefault="00424B5F" w:rsidP="00B70826">
      <w:pPr>
        <w:rPr>
          <w:lang w:eastAsia="en-US"/>
        </w:rPr>
      </w:pPr>
    </w:p>
    <w:p w14:paraId="167D7F3B" w14:textId="77777777" w:rsidR="00424B5F" w:rsidRPr="009E5C44" w:rsidRDefault="00F06AB0" w:rsidP="00424B5F">
      <w:pPr>
        <w:jc w:val="center"/>
        <w:rPr>
          <w:lang w:eastAsia="en-US"/>
        </w:rPr>
      </w:pPr>
      <w:r w:rsidRPr="009E5C44">
        <w:rPr>
          <w:noProof/>
          <w:lang w:val="en-AU" w:eastAsia="zh-CN"/>
        </w:rPr>
        <w:drawing>
          <wp:inline distT="0" distB="0" distL="0" distR="0" wp14:anchorId="443AF73D" wp14:editId="252BC73D">
            <wp:extent cx="5943600" cy="2998470"/>
            <wp:effectExtent l="0" t="0" r="0" b="0"/>
            <wp:docPr id="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6786C403" w14:textId="77777777" w:rsidR="005E0C7D" w:rsidRPr="009E5C44" w:rsidRDefault="00424B5F" w:rsidP="005E0C7D">
      <w:pPr>
        <w:pStyle w:val="Heading3"/>
        <w:rPr>
          <w:lang w:eastAsia="en-US"/>
        </w:rPr>
      </w:pPr>
      <w:r w:rsidRPr="009E5C44">
        <w:rPr>
          <w:lang w:eastAsia="en-US"/>
        </w:rPr>
        <w:br w:type="page"/>
      </w:r>
      <w:r w:rsidR="005E0C7D" w:rsidRPr="009E5C44">
        <w:rPr>
          <w:lang w:eastAsia="en-US"/>
        </w:rPr>
        <w:lastRenderedPageBreak/>
        <w:t>Example 1: Program Mode 2</w:t>
      </w:r>
    </w:p>
    <w:p w14:paraId="381A8F2B" w14:textId="77777777" w:rsidR="005E0C7D" w:rsidRPr="009E5C44" w:rsidRDefault="005E0C7D" w:rsidP="005E0C7D">
      <w:pPr>
        <w:rPr>
          <w:lang w:eastAsia="en-US"/>
        </w:rPr>
      </w:pPr>
      <w:r w:rsidRPr="009E5C44">
        <w:rPr>
          <w:lang w:eastAsia="en-US"/>
        </w:rPr>
        <w:t>Ten days of vehicles are generated and the current day number is given (</w:t>
      </w:r>
      <w:r w:rsidR="00424B5F" w:rsidRPr="009E5C44">
        <w:rPr>
          <w:lang w:eastAsia="en-US"/>
        </w:rPr>
        <w:t>right</w:t>
      </w:r>
      <w:r w:rsidRPr="009E5C44">
        <w:rPr>
          <w:lang w:eastAsia="en-US"/>
        </w:rPr>
        <w:t xml:space="preserve"> hand columns). Each time the </w:t>
      </w:r>
      <w:r w:rsidR="00424B5F" w:rsidRPr="009E5C44">
        <w:rPr>
          <w:lang w:eastAsia="en-US"/>
        </w:rPr>
        <w:t>program flushed the vehicle buffer to the file, an output is given of the simulation time at which it occurred.</w:t>
      </w:r>
    </w:p>
    <w:p w14:paraId="6DF3238F" w14:textId="77777777" w:rsidR="001329CD" w:rsidRPr="009E5C44" w:rsidRDefault="001329CD" w:rsidP="005E0C7D">
      <w:pPr>
        <w:rPr>
          <w:lang w:eastAsia="en-US"/>
        </w:rPr>
      </w:pPr>
    </w:p>
    <w:p w14:paraId="23A814F8" w14:textId="77777777" w:rsidR="00B70826" w:rsidRPr="009E5C44" w:rsidRDefault="00F06AB0" w:rsidP="00B70826">
      <w:pPr>
        <w:rPr>
          <w:noProof/>
          <w:lang w:eastAsia="en-IE"/>
        </w:rPr>
      </w:pPr>
      <w:r w:rsidRPr="009E5C44">
        <w:rPr>
          <w:noProof/>
          <w:lang w:val="en-AU" w:eastAsia="zh-CN"/>
        </w:rPr>
        <w:drawing>
          <wp:inline distT="0" distB="0" distL="0" distR="0" wp14:anchorId="1B872E1A" wp14:editId="2C00651A">
            <wp:extent cx="5943600" cy="5528945"/>
            <wp:effectExtent l="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528945"/>
                    </a:xfrm>
                    <a:prstGeom prst="rect">
                      <a:avLst/>
                    </a:prstGeom>
                    <a:noFill/>
                    <a:ln>
                      <a:noFill/>
                    </a:ln>
                  </pic:spPr>
                </pic:pic>
              </a:graphicData>
            </a:graphic>
          </wp:inline>
        </w:drawing>
      </w:r>
    </w:p>
    <w:p w14:paraId="023936DA" w14:textId="77777777" w:rsidR="005E0C7D" w:rsidRPr="009E5C44" w:rsidRDefault="005E0C7D" w:rsidP="00B70826">
      <w:pPr>
        <w:rPr>
          <w:noProof/>
          <w:lang w:eastAsia="en-IE"/>
        </w:rPr>
      </w:pPr>
    </w:p>
    <w:p w14:paraId="67FA0AFB" w14:textId="77777777" w:rsidR="00424B5F" w:rsidRPr="009E5C44" w:rsidRDefault="00424B5F" w:rsidP="00B70826">
      <w:pPr>
        <w:rPr>
          <w:noProof/>
          <w:lang w:eastAsia="en-IE"/>
        </w:rPr>
      </w:pPr>
      <w:r w:rsidRPr="009E5C44">
        <w:rPr>
          <w:noProof/>
          <w:lang w:eastAsia="en-IE"/>
        </w:rPr>
        <w:t xml:space="preserve">The fodler is then populated with the outputted vehicle file </w:t>
      </w:r>
      <w:r w:rsidR="001329CD" w:rsidRPr="009E5C44">
        <w:rPr>
          <w:noProof/>
          <w:lang w:eastAsia="en-IE"/>
        </w:rPr>
        <w:t xml:space="preserve">as named in </w:t>
      </w:r>
      <w:r w:rsidRPr="009E5C44">
        <w:rPr>
          <w:noProof/>
          <w:lang w:eastAsia="en-IE"/>
        </w:rPr>
        <w:t>“</w:t>
      </w:r>
      <w:r w:rsidRPr="009E5C44">
        <w:rPr>
          <w:rFonts w:ascii="Courier New" w:hAnsi="Courier New" w:cs="Courier New"/>
          <w:noProof/>
          <w:lang w:eastAsia="en-IE"/>
        </w:rPr>
        <w:t>BTLS</w:t>
      </w:r>
      <w:r w:rsidR="001329CD" w:rsidRPr="009E5C44">
        <w:rPr>
          <w:rFonts w:ascii="Courier New" w:hAnsi="Courier New" w:cs="Courier New"/>
          <w:noProof/>
          <w:lang w:eastAsia="en-IE"/>
        </w:rPr>
        <w:t>in</w:t>
      </w:r>
      <w:r w:rsidRPr="009E5C44">
        <w:rPr>
          <w:rFonts w:ascii="Courier New" w:hAnsi="Courier New" w:cs="Courier New"/>
          <w:noProof/>
          <w:lang w:eastAsia="en-IE"/>
        </w:rPr>
        <w:t>.txt</w:t>
      </w:r>
      <w:r w:rsidRPr="009E5C44">
        <w:rPr>
          <w:noProof/>
          <w:lang w:eastAsia="en-IE"/>
        </w:rPr>
        <w:t>”.</w:t>
      </w:r>
    </w:p>
    <w:p w14:paraId="7E842B74" w14:textId="77777777" w:rsidR="005E0C7D" w:rsidRPr="009E5C44" w:rsidRDefault="00424B5F" w:rsidP="00424B5F">
      <w:pPr>
        <w:pStyle w:val="Heading3"/>
        <w:rPr>
          <w:lang w:eastAsia="en-US"/>
        </w:rPr>
      </w:pPr>
      <w:r w:rsidRPr="009E5C44">
        <w:rPr>
          <w:lang w:eastAsia="en-US"/>
        </w:rPr>
        <w:br w:type="page"/>
      </w:r>
      <w:r w:rsidRPr="009E5C44">
        <w:rPr>
          <w:lang w:eastAsia="en-US"/>
        </w:rPr>
        <w:lastRenderedPageBreak/>
        <w:t>Example 3: Program Mode 3</w:t>
      </w:r>
    </w:p>
    <w:p w14:paraId="2F84040B" w14:textId="77777777" w:rsidR="00424B5F" w:rsidRPr="009E5C44" w:rsidRDefault="00424B5F" w:rsidP="00B70826">
      <w:pPr>
        <w:rPr>
          <w:lang w:eastAsia="en-US"/>
        </w:rPr>
      </w:pPr>
      <w:r w:rsidRPr="009E5C44">
        <w:rPr>
          <w:lang w:eastAsia="en-US"/>
        </w:rPr>
        <w:t>The traffic file created in the last example is read in and passed over 5 bridge</w:t>
      </w:r>
      <w:r w:rsidR="001329CD" w:rsidRPr="009E5C44">
        <w:rPr>
          <w:lang w:eastAsia="en-US"/>
        </w:rPr>
        <w:t>s</w:t>
      </w:r>
      <w:r w:rsidRPr="009E5C44">
        <w:rPr>
          <w:lang w:eastAsia="en-US"/>
        </w:rPr>
        <w:t>, each with 3 load effects. The output is as follows:</w:t>
      </w:r>
    </w:p>
    <w:p w14:paraId="769BDA0F" w14:textId="77777777" w:rsidR="00424B5F" w:rsidRPr="009E5C44" w:rsidRDefault="00424B5F" w:rsidP="00B70826">
      <w:pPr>
        <w:rPr>
          <w:lang w:eastAsia="en-US"/>
        </w:rPr>
      </w:pPr>
    </w:p>
    <w:p w14:paraId="540956E7" w14:textId="77777777" w:rsidR="00424B5F" w:rsidRPr="009E5C44" w:rsidRDefault="00F06AB0" w:rsidP="00424B5F">
      <w:pPr>
        <w:jc w:val="center"/>
        <w:rPr>
          <w:noProof/>
          <w:lang w:eastAsia="en-IE"/>
        </w:rPr>
      </w:pPr>
      <w:r w:rsidRPr="009E5C44">
        <w:rPr>
          <w:noProof/>
          <w:lang w:val="en-AU" w:eastAsia="zh-CN"/>
        </w:rPr>
        <w:drawing>
          <wp:inline distT="0" distB="0" distL="0" distR="0" wp14:anchorId="26335F21" wp14:editId="1BD52FCF">
            <wp:extent cx="5943600" cy="2998470"/>
            <wp:effectExtent l="0" t="0" r="0" b="0"/>
            <wp:docPr id="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2998470"/>
                    </a:xfrm>
                    <a:prstGeom prst="rect">
                      <a:avLst/>
                    </a:prstGeom>
                    <a:noFill/>
                    <a:ln>
                      <a:noFill/>
                    </a:ln>
                  </pic:spPr>
                </pic:pic>
              </a:graphicData>
            </a:graphic>
          </wp:inline>
        </w:drawing>
      </w:r>
    </w:p>
    <w:p w14:paraId="0557B3AA" w14:textId="77777777" w:rsidR="00424B5F" w:rsidRPr="009E5C44" w:rsidRDefault="00424B5F" w:rsidP="00B70826">
      <w:pPr>
        <w:rPr>
          <w:noProof/>
          <w:lang w:eastAsia="en-IE"/>
        </w:rPr>
      </w:pPr>
    </w:p>
    <w:p w14:paraId="109428C6" w14:textId="77777777" w:rsidR="00424B5F" w:rsidRPr="009E5C44" w:rsidRDefault="00424B5F" w:rsidP="00B70826">
      <w:pPr>
        <w:rPr>
          <w:lang w:eastAsia="en-US"/>
        </w:rPr>
      </w:pPr>
      <w:r w:rsidRPr="009E5C44">
        <w:rPr>
          <w:lang w:eastAsia="en-US"/>
        </w:rPr>
        <w:t>Note the slower execution time than for Program Mode 1</w:t>
      </w:r>
      <w:r w:rsidR="001329CD" w:rsidRPr="009E5C44">
        <w:rPr>
          <w:lang w:eastAsia="en-US"/>
        </w:rPr>
        <w:t xml:space="preserve"> which has 20 days of traffic.</w:t>
      </w:r>
      <w:r w:rsidRPr="009E5C44">
        <w:rPr>
          <w:lang w:eastAsia="en-US"/>
        </w:rPr>
        <w:t xml:space="preserve"> </w:t>
      </w:r>
      <w:r w:rsidR="001329CD" w:rsidRPr="009E5C44">
        <w:rPr>
          <w:lang w:eastAsia="en-US"/>
        </w:rPr>
        <w:t>T</w:t>
      </w:r>
      <w:r w:rsidRPr="009E5C44">
        <w:rPr>
          <w:lang w:eastAsia="en-US"/>
        </w:rPr>
        <w:t xml:space="preserve">his is caused by the additional </w:t>
      </w:r>
      <w:r w:rsidR="001329CD" w:rsidRPr="009E5C44">
        <w:rPr>
          <w:lang w:eastAsia="en-US"/>
        </w:rPr>
        <w:t>overhead</w:t>
      </w:r>
      <w:r w:rsidRPr="009E5C44">
        <w:rPr>
          <w:lang w:eastAsia="en-US"/>
        </w:rPr>
        <w:t xml:space="preserve"> required to manipulate the 25 MB </w:t>
      </w:r>
      <w:r w:rsidR="001329CD" w:rsidRPr="009E5C44">
        <w:rPr>
          <w:lang w:eastAsia="en-US"/>
        </w:rPr>
        <w:t>traffic file that has been read into memory.</w:t>
      </w:r>
    </w:p>
    <w:p w14:paraId="1EECE742" w14:textId="77777777" w:rsidR="009E5C44" w:rsidRPr="009E5C44" w:rsidRDefault="009E5C44" w:rsidP="009E5C44">
      <w:pPr>
        <w:pStyle w:val="Heading2"/>
        <w:rPr>
          <w:lang w:val="en-IE"/>
        </w:rPr>
      </w:pPr>
      <w:bookmarkStart w:id="61" w:name="_Toc343728231"/>
      <w:r w:rsidRPr="009E5C44">
        <w:rPr>
          <w:lang w:val="en-IE"/>
        </w:rPr>
        <w:lastRenderedPageBreak/>
        <w:t>Input Errors</w:t>
      </w:r>
      <w:bookmarkEnd w:id="61"/>
    </w:p>
    <w:p w14:paraId="017092B7" w14:textId="77777777" w:rsidR="009E5C44" w:rsidRDefault="009E5C44" w:rsidP="009E5C44">
      <w:pPr>
        <w:rPr>
          <w:lang w:eastAsia="en-US"/>
        </w:rPr>
      </w:pPr>
      <w:r w:rsidRPr="009E5C44">
        <w:rPr>
          <w:lang w:eastAsia="en-US"/>
        </w:rPr>
        <w:t>When there are errors in the input, the behaviour is</w:t>
      </w:r>
      <w:r>
        <w:rPr>
          <w:lang w:eastAsia="en-US"/>
        </w:rPr>
        <w:t xml:space="preserve"> unpredictable. More informative user feedback will be built in soon.</w:t>
      </w:r>
    </w:p>
    <w:p w14:paraId="56B931BF" w14:textId="77777777" w:rsidR="009E5C44" w:rsidRDefault="009E5C44" w:rsidP="009E5C44">
      <w:pPr>
        <w:rPr>
          <w:lang w:eastAsia="en-US"/>
        </w:rPr>
      </w:pPr>
    </w:p>
    <w:p w14:paraId="19B6603B" w14:textId="77777777" w:rsidR="009E5C44" w:rsidRDefault="009E5C44" w:rsidP="009E5C44">
      <w:pPr>
        <w:rPr>
          <w:lang w:eastAsia="en-US"/>
        </w:rPr>
      </w:pPr>
      <w:r>
        <w:rPr>
          <w:lang w:eastAsia="en-US"/>
        </w:rPr>
        <w:t>Some potential problems:</w:t>
      </w:r>
    </w:p>
    <w:p w14:paraId="04966F56" w14:textId="77777777" w:rsidR="009E5C44" w:rsidRDefault="009E5C44" w:rsidP="009E5C44">
      <w:pPr>
        <w:numPr>
          <w:ilvl w:val="0"/>
          <w:numId w:val="26"/>
        </w:numPr>
        <w:rPr>
          <w:lang w:eastAsia="en-US"/>
        </w:rPr>
      </w:pPr>
      <w:r>
        <w:rPr>
          <w:lang w:eastAsia="en-US"/>
        </w:rPr>
        <w:t>The supporting files (e.g. bridge, lane</w:t>
      </w:r>
      <w:r w:rsidR="00C9234E">
        <w:rPr>
          <w:lang w:eastAsia="en-US"/>
        </w:rPr>
        <w:t xml:space="preserve"> </w:t>
      </w:r>
      <w:r>
        <w:rPr>
          <w:lang w:eastAsia="en-US"/>
        </w:rPr>
        <w:t>flow, IL) cannot be found in the working folder;</w:t>
      </w:r>
    </w:p>
    <w:p w14:paraId="1A39D6B0" w14:textId="77777777" w:rsidR="009E5C44" w:rsidRDefault="009E5C44" w:rsidP="009E5C44">
      <w:pPr>
        <w:numPr>
          <w:ilvl w:val="0"/>
          <w:numId w:val="26"/>
        </w:numPr>
        <w:rPr>
          <w:lang w:eastAsia="en-US"/>
        </w:rPr>
      </w:pPr>
      <w:r>
        <w:rPr>
          <w:lang w:eastAsia="en-US"/>
        </w:rPr>
        <w:t>The traffic folder cannot be found (it should be at “</w:t>
      </w:r>
      <w:r w:rsidRPr="009E5C44">
        <w:rPr>
          <w:rFonts w:ascii="Courier New" w:hAnsi="Courier New" w:cs="Courier New"/>
          <w:lang w:eastAsia="en-US"/>
        </w:rPr>
        <w:t>C:\Traffic</w:t>
      </w:r>
      <w:r>
        <w:rPr>
          <w:lang w:eastAsia="en-US"/>
        </w:rPr>
        <w:t>”);</w:t>
      </w:r>
    </w:p>
    <w:p w14:paraId="37EDEA5D" w14:textId="77777777" w:rsidR="009E5C44" w:rsidRDefault="009E5C44" w:rsidP="009E5C44">
      <w:pPr>
        <w:numPr>
          <w:ilvl w:val="0"/>
          <w:numId w:val="26"/>
        </w:numPr>
        <w:rPr>
          <w:lang w:eastAsia="en-US"/>
        </w:rPr>
      </w:pPr>
      <w:r>
        <w:rPr>
          <w:lang w:eastAsia="en-US"/>
        </w:rPr>
        <w:t>The vehicle file to be read in cannot be found (Program Mode 3).</w:t>
      </w:r>
    </w:p>
    <w:p w14:paraId="3D44D61D" w14:textId="77777777" w:rsidR="009E5C44" w:rsidRDefault="009E5C44" w:rsidP="009E5C44">
      <w:pPr>
        <w:numPr>
          <w:ilvl w:val="0"/>
          <w:numId w:val="26"/>
        </w:numPr>
        <w:rPr>
          <w:lang w:eastAsia="en-US"/>
        </w:rPr>
      </w:pPr>
      <w:r>
        <w:rPr>
          <w:lang w:eastAsia="en-US"/>
        </w:rPr>
        <w:t xml:space="preserve">Outputs are not matched to Program Mode (e.g. Program Mode 2 – Generate vehicle file, but no vehicle file is to be output – Line 20 of </w:t>
      </w:r>
      <w:r w:rsidRPr="009E5C44">
        <w:rPr>
          <w:rFonts w:ascii="Courier New" w:hAnsi="Courier New" w:cs="Courier New"/>
          <w:lang w:eastAsia="en-US"/>
        </w:rPr>
        <w:t>BTLSin.txt</w:t>
      </w:r>
      <w:r>
        <w:rPr>
          <w:lang w:eastAsia="en-US"/>
        </w:rPr>
        <w:t>.)</w:t>
      </w:r>
    </w:p>
    <w:p w14:paraId="14D6F8B2" w14:textId="77777777" w:rsidR="009E5C44" w:rsidRDefault="009E5C44" w:rsidP="009E5C44">
      <w:pPr>
        <w:rPr>
          <w:lang w:eastAsia="en-US"/>
        </w:rPr>
      </w:pPr>
    </w:p>
    <w:p w14:paraId="160F7632" w14:textId="77777777" w:rsidR="009E5C44" w:rsidRDefault="009E5C44" w:rsidP="009E5C44">
      <w:pPr>
        <w:rPr>
          <w:lang w:eastAsia="en-US"/>
        </w:rPr>
      </w:pPr>
      <w:r>
        <w:rPr>
          <w:lang w:eastAsia="en-US"/>
        </w:rPr>
        <w:t>In each of these cases, the program may:</w:t>
      </w:r>
    </w:p>
    <w:p w14:paraId="6A36121C" w14:textId="77777777" w:rsidR="009E5C44" w:rsidRDefault="009E5C44" w:rsidP="009E5C44">
      <w:pPr>
        <w:numPr>
          <w:ilvl w:val="0"/>
          <w:numId w:val="27"/>
        </w:numPr>
        <w:rPr>
          <w:lang w:eastAsia="en-US"/>
        </w:rPr>
      </w:pPr>
      <w:r>
        <w:rPr>
          <w:lang w:eastAsia="en-US"/>
        </w:rPr>
        <w:t>Output helpful warnings;</w:t>
      </w:r>
    </w:p>
    <w:p w14:paraId="3761B3FC" w14:textId="77777777" w:rsidR="009E5C44" w:rsidRDefault="009E5C44" w:rsidP="009E5C44">
      <w:pPr>
        <w:numPr>
          <w:ilvl w:val="0"/>
          <w:numId w:val="27"/>
        </w:numPr>
        <w:rPr>
          <w:lang w:eastAsia="en-US"/>
        </w:rPr>
      </w:pPr>
      <w:r>
        <w:rPr>
          <w:lang w:eastAsia="en-US"/>
        </w:rPr>
        <w:t>Flash open and close immediately;</w:t>
      </w:r>
    </w:p>
    <w:p w14:paraId="3A428F08" w14:textId="77777777" w:rsidR="009E5C44" w:rsidRDefault="009E5C44" w:rsidP="009E5C44">
      <w:pPr>
        <w:numPr>
          <w:ilvl w:val="0"/>
          <w:numId w:val="27"/>
        </w:numPr>
        <w:rPr>
          <w:lang w:eastAsia="en-US"/>
        </w:rPr>
      </w:pPr>
      <w:r>
        <w:rPr>
          <w:lang w:eastAsia="en-US"/>
        </w:rPr>
        <w:t>Remain open and display unusual text, such as “Conversion Error”.</w:t>
      </w:r>
    </w:p>
    <w:p w14:paraId="2676007F" w14:textId="77777777" w:rsidR="009E5C44" w:rsidRDefault="009E5C44" w:rsidP="009E5C44">
      <w:pPr>
        <w:rPr>
          <w:lang w:eastAsia="en-US"/>
        </w:rPr>
      </w:pPr>
    </w:p>
    <w:p w14:paraId="17FDD2C5" w14:textId="77777777" w:rsidR="009E5C44" w:rsidRDefault="009E5C44" w:rsidP="009E5C44">
      <w:pPr>
        <w:rPr>
          <w:lang w:eastAsia="en-US"/>
        </w:rPr>
      </w:pPr>
      <w:r>
        <w:rPr>
          <w:lang w:eastAsia="en-US"/>
        </w:rPr>
        <w:t>Admittedly, all behaviours should be of the first type – this will improve.</w:t>
      </w:r>
    </w:p>
    <w:p w14:paraId="7F8B7FBE" w14:textId="77777777" w:rsidR="00646C9A" w:rsidRDefault="00646C9A" w:rsidP="009E5C44">
      <w:pPr>
        <w:rPr>
          <w:lang w:eastAsia="en-US"/>
        </w:rPr>
      </w:pPr>
    </w:p>
    <w:p w14:paraId="25B0945C" w14:textId="77777777" w:rsidR="006F5367" w:rsidRPr="009E5C44" w:rsidRDefault="00F2332B" w:rsidP="00352644">
      <w:pPr>
        <w:pStyle w:val="Heading1"/>
        <w:rPr>
          <w:lang w:val="en-IE" w:eastAsia="en-US"/>
        </w:rPr>
      </w:pPr>
      <w:bookmarkStart w:id="62" w:name="_Ref341827276"/>
      <w:bookmarkStart w:id="63" w:name="_Ref341827459"/>
      <w:bookmarkStart w:id="64" w:name="_Toc343728232"/>
      <w:r w:rsidRPr="009E5C44">
        <w:rPr>
          <w:lang w:val="en-IE" w:eastAsia="en-US"/>
        </w:rPr>
        <w:lastRenderedPageBreak/>
        <w:t xml:space="preserve">BTLS </w:t>
      </w:r>
      <w:r w:rsidR="00352644" w:rsidRPr="009E5C44">
        <w:rPr>
          <w:lang w:val="en-IE" w:eastAsia="en-US"/>
        </w:rPr>
        <w:t>Output</w:t>
      </w:r>
      <w:bookmarkEnd w:id="62"/>
      <w:bookmarkEnd w:id="63"/>
      <w:bookmarkEnd w:id="64"/>
    </w:p>
    <w:p w14:paraId="02385C7A" w14:textId="77777777" w:rsidR="00352644" w:rsidRPr="009E5C44" w:rsidRDefault="00352644" w:rsidP="00352644">
      <w:pPr>
        <w:pStyle w:val="Heading2NoBreak"/>
        <w:rPr>
          <w:lang w:val="en-IE"/>
        </w:rPr>
      </w:pPr>
      <w:bookmarkStart w:id="65" w:name="_Toc343728233"/>
      <w:r w:rsidRPr="009E5C44">
        <w:rPr>
          <w:lang w:val="en-IE"/>
        </w:rPr>
        <w:t>Introduction</w:t>
      </w:r>
      <w:bookmarkEnd w:id="65"/>
    </w:p>
    <w:p w14:paraId="474059A2" w14:textId="77777777" w:rsidR="00691000" w:rsidRPr="009E5C44" w:rsidRDefault="00CB273E" w:rsidP="00691000">
      <w:r>
        <w:t xml:space="preserve">BTLS </w:t>
      </w:r>
      <w:r w:rsidR="00691000" w:rsidRPr="009E5C44">
        <w:t xml:space="preserve">has the ability to produce large amounts of output, especially for long </w:t>
      </w:r>
      <w:r>
        <w:t xml:space="preserve">run simulations </w:t>
      </w:r>
      <w:r w:rsidR="00691000" w:rsidRPr="009E5C44">
        <w:t xml:space="preserve">or heavily congested traffic. </w:t>
      </w:r>
      <w:r>
        <w:t>Accessing</w:t>
      </w:r>
      <w:r w:rsidR="00691000" w:rsidRPr="009E5C44">
        <w:t xml:space="preserve"> the hard drive </w:t>
      </w:r>
      <w:r>
        <w:t>often</w:t>
      </w:r>
      <w:r w:rsidR="00691000" w:rsidRPr="009E5C44">
        <w:t xml:space="preserve"> can significantly slow the program’s execution. Therefore </w:t>
      </w:r>
      <w:r>
        <w:t>keep buffer sizes as large as memory and execution speed can allow.</w:t>
      </w:r>
    </w:p>
    <w:p w14:paraId="0ABB873B" w14:textId="77777777" w:rsidR="00983141" w:rsidRPr="009E5C44" w:rsidRDefault="00983141" w:rsidP="00691000"/>
    <w:p w14:paraId="573F91B6" w14:textId="77777777" w:rsidR="00520682" w:rsidRDefault="00CB273E" w:rsidP="00691000">
      <w:r>
        <w:t>All outputs are in text file format with specific information layouts and formats for each type of output file.</w:t>
      </w:r>
    </w:p>
    <w:p w14:paraId="3CC5E48F" w14:textId="77777777" w:rsidR="00AA2573" w:rsidRDefault="00AA2573" w:rsidP="00691000"/>
    <w:p w14:paraId="0EDE1BF1" w14:textId="77777777" w:rsidR="00AA2573" w:rsidRDefault="00AA2573" w:rsidP="00AA2573">
      <w:pPr>
        <w:pStyle w:val="Heading3"/>
      </w:pPr>
      <w:r>
        <w:t>Effect on Execution Speed</w:t>
      </w:r>
    </w:p>
    <w:p w14:paraId="79E2A5CB" w14:textId="77777777" w:rsidR="00AA2573" w:rsidRDefault="00AA2573" w:rsidP="00691000">
      <w:r>
        <w:t>Obviously the more outputs that are needed the slower the simulation. Some general comments to aid execution time are:</w:t>
      </w:r>
    </w:p>
    <w:p w14:paraId="06FF5443" w14:textId="77777777" w:rsidR="00AA2573" w:rsidRDefault="00AA2573" w:rsidP="00AA2573">
      <w:pPr>
        <w:numPr>
          <w:ilvl w:val="0"/>
          <w:numId w:val="42"/>
        </w:numPr>
      </w:pPr>
      <w:r>
        <w:t>Only output what is needed: this can be ascertained by a few short runs before doing the main long-run simulation.</w:t>
      </w:r>
    </w:p>
    <w:p w14:paraId="0C503708" w14:textId="77777777" w:rsidR="00AA2573" w:rsidRDefault="00AA2573" w:rsidP="00AA2573">
      <w:pPr>
        <w:numPr>
          <w:ilvl w:val="0"/>
          <w:numId w:val="42"/>
        </w:numPr>
      </w:pPr>
      <w:r>
        <w:t>Use the buffer size variables to good effect: for sample runs monitor the program’s RAM usage, increasing the buffer sizes as much as possible to prevent undue writing to disc, one of the slowest operations.</w:t>
      </w:r>
    </w:p>
    <w:p w14:paraId="7C5BD338" w14:textId="77777777" w:rsidR="00AA2573" w:rsidRDefault="00AA2573" w:rsidP="00AA2573">
      <w:pPr>
        <w:numPr>
          <w:ilvl w:val="0"/>
          <w:numId w:val="42"/>
        </w:numPr>
      </w:pPr>
      <w:r>
        <w:t>The statistics output is intended mainly for short runs to give information for peaks-over-threshold analysis (i.e. threshold levels). Consequently turn it off when it is not required.</w:t>
      </w:r>
    </w:p>
    <w:p w14:paraId="69C2F6B7" w14:textId="77777777" w:rsidR="00AA2573" w:rsidRDefault="00AA2573" w:rsidP="00AA2573">
      <w:pPr>
        <w:numPr>
          <w:ilvl w:val="0"/>
          <w:numId w:val="42"/>
        </w:numPr>
      </w:pPr>
      <w:r>
        <w:t>Similarly the flow data output is only intended for short-run verification that the traffic is being properly modelled.</w:t>
      </w:r>
      <w:r w:rsidRPr="00AA2573">
        <w:t xml:space="preserve"> </w:t>
      </w:r>
      <w:r>
        <w:t>Consequently turn it off when it is not required.</w:t>
      </w:r>
    </w:p>
    <w:p w14:paraId="777FAF8E" w14:textId="77777777" w:rsidR="00DA0FCC" w:rsidRPr="009E5C44" w:rsidRDefault="00DA0FCC" w:rsidP="00AA2573">
      <w:pPr>
        <w:numPr>
          <w:ilvl w:val="0"/>
          <w:numId w:val="42"/>
        </w:numPr>
      </w:pPr>
      <w:r>
        <w:t>For the Block Max and POT outputs, turn off the vehicle output files if they are not needed.</w:t>
      </w:r>
    </w:p>
    <w:p w14:paraId="787EDC0F" w14:textId="77777777" w:rsidR="00691000" w:rsidRDefault="00663497" w:rsidP="00663497">
      <w:pPr>
        <w:pStyle w:val="Heading2"/>
      </w:pPr>
      <w:bookmarkStart w:id="66" w:name="_Toc343728234"/>
      <w:r>
        <w:lastRenderedPageBreak/>
        <w:t>Miscellaneous Output</w:t>
      </w:r>
      <w:bookmarkEnd w:id="66"/>
    </w:p>
    <w:p w14:paraId="35CD26DB" w14:textId="77777777" w:rsidR="00B2602C" w:rsidRDefault="00B2602C" w:rsidP="00663497">
      <w:pPr>
        <w:pStyle w:val="Heading3"/>
      </w:pPr>
      <w:r w:rsidRPr="00B2602C">
        <w:t>Time History File</w:t>
      </w:r>
    </w:p>
    <w:p w14:paraId="1A587FB2" w14:textId="77777777" w:rsidR="00B2602C" w:rsidRDefault="00B2602C" w:rsidP="00B2602C">
      <w:pPr>
        <w:rPr>
          <w:lang w:eastAsia="en-US"/>
        </w:rPr>
      </w:pPr>
      <w:r>
        <w:rPr>
          <w:lang w:eastAsia="en-US"/>
        </w:rPr>
        <w:t xml:space="preserve">If a </w:t>
      </w:r>
      <w:r w:rsidR="00D80136">
        <w:rPr>
          <w:lang w:eastAsia="en-US"/>
        </w:rPr>
        <w:t>f</w:t>
      </w:r>
      <w:r>
        <w:rPr>
          <w:lang w:eastAsia="en-US"/>
        </w:rPr>
        <w:t xml:space="preserve">ull time history is selected </w:t>
      </w:r>
      <w:r w:rsidR="00A254E1">
        <w:rPr>
          <w:lang w:eastAsia="en-US"/>
        </w:rPr>
        <w:t>to be output</w:t>
      </w:r>
      <w:r w:rsidR="00D80136">
        <w:rPr>
          <w:lang w:eastAsia="en-US"/>
        </w:rPr>
        <w:t xml:space="preserve"> (Line 23 of </w:t>
      </w:r>
      <w:r w:rsidR="00D80136" w:rsidRPr="00D80136">
        <w:rPr>
          <w:rFonts w:ascii="Courier New" w:hAnsi="Courier New" w:cs="Courier New"/>
          <w:lang w:eastAsia="en-US"/>
        </w:rPr>
        <w:t>BTLSin.txt</w:t>
      </w:r>
      <w:r w:rsidR="00D80136">
        <w:rPr>
          <w:lang w:eastAsia="en-US"/>
        </w:rPr>
        <w:t>)</w:t>
      </w:r>
      <w:r w:rsidR="00A254E1">
        <w:rPr>
          <w:lang w:eastAsia="en-US"/>
        </w:rPr>
        <w:t>, BTLS creates a single file for each bridge named:</w:t>
      </w:r>
    </w:p>
    <w:p w14:paraId="502784DD" w14:textId="77777777" w:rsidR="00A254E1" w:rsidRDefault="00A254E1" w:rsidP="00B2602C">
      <w:pPr>
        <w:rPr>
          <w:lang w:eastAsia="en-US"/>
        </w:rPr>
      </w:pPr>
    </w:p>
    <w:p w14:paraId="1720EAC7" w14:textId="77777777" w:rsidR="00A254E1" w:rsidRPr="00A254E1" w:rsidRDefault="00A254E1" w:rsidP="00A254E1">
      <w:pPr>
        <w:ind w:firstLine="720"/>
        <w:rPr>
          <w:rFonts w:ascii="Courier New" w:hAnsi="Courier New" w:cs="Courier New"/>
          <w:lang w:eastAsia="en-US"/>
        </w:rPr>
      </w:pPr>
      <w:r w:rsidRPr="00A254E1">
        <w:rPr>
          <w:rFonts w:ascii="Courier New" w:hAnsi="Courier New" w:cs="Courier New"/>
        </w:rPr>
        <w:t>TH_L.txt</w:t>
      </w:r>
    </w:p>
    <w:p w14:paraId="64DB9B9F" w14:textId="77777777" w:rsidR="00A254E1" w:rsidRDefault="00A254E1" w:rsidP="00A254E1"/>
    <w:p w14:paraId="57EE1FF7" w14:textId="77777777" w:rsidR="00A254E1" w:rsidRDefault="00A254E1" w:rsidP="00A254E1">
      <w:r>
        <w:t xml:space="preserve">Where </w:t>
      </w:r>
      <w:r>
        <w:rPr>
          <w:i/>
        </w:rPr>
        <w:t>L</w:t>
      </w:r>
      <w:r>
        <w:t xml:space="preserve"> is the bridge length. The file gives the load effect at each time step of the simulation for each load effect considered for the bridge. </w:t>
      </w:r>
      <w:r>
        <w:rPr>
          <w:lang w:eastAsia="en-US"/>
        </w:rPr>
        <w:t>Note that no output is given when there is zero load effect.</w:t>
      </w:r>
      <w:r w:rsidR="00D80136">
        <w:rPr>
          <w:lang w:eastAsia="en-US"/>
        </w:rPr>
        <w:t xml:space="preserve"> </w:t>
      </w:r>
      <w:r>
        <w:t>A sample output is:</w:t>
      </w:r>
    </w:p>
    <w:p w14:paraId="654D3493" w14:textId="77777777" w:rsidR="00A254E1" w:rsidRDefault="00A254E1" w:rsidP="00A254E1"/>
    <w:p w14:paraId="5DE6D02E" w14:textId="77777777" w:rsidR="00A254E1" w:rsidRDefault="00F06AB0" w:rsidP="00A254E1">
      <w:pPr>
        <w:rPr>
          <w:noProof/>
          <w:lang w:eastAsia="en-IE"/>
        </w:rPr>
      </w:pPr>
      <w:r w:rsidRPr="008F7B41">
        <w:rPr>
          <w:noProof/>
          <w:lang w:val="en-AU" w:eastAsia="zh-CN"/>
        </w:rPr>
        <w:drawing>
          <wp:inline distT="0" distB="0" distL="0" distR="0" wp14:anchorId="5C97E23A" wp14:editId="49CEB698">
            <wp:extent cx="5943600" cy="1658620"/>
            <wp:effectExtent l="0" t="0" r="0" b="0"/>
            <wp:docPr id="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1658620"/>
                    </a:xfrm>
                    <a:prstGeom prst="rect">
                      <a:avLst/>
                    </a:prstGeom>
                    <a:noFill/>
                    <a:ln>
                      <a:noFill/>
                    </a:ln>
                  </pic:spPr>
                </pic:pic>
              </a:graphicData>
            </a:graphic>
          </wp:inline>
        </w:drawing>
      </w:r>
    </w:p>
    <w:p w14:paraId="7ACD5A4F" w14:textId="77777777" w:rsidR="00A254E1" w:rsidRDefault="00A254E1" w:rsidP="00A254E1">
      <w:pPr>
        <w:rPr>
          <w:noProof/>
          <w:lang w:eastAsia="en-IE"/>
        </w:rPr>
      </w:pPr>
    </w:p>
    <w:p w14:paraId="330E9497" w14:textId="77777777" w:rsidR="00A254E1" w:rsidRDefault="00A254E1" w:rsidP="00A254E1">
      <w:pPr>
        <w:rPr>
          <w:noProof/>
          <w:lang w:eastAsia="en-IE"/>
        </w:rPr>
      </w:pPr>
      <w:r>
        <w:rPr>
          <w:noProof/>
          <w:lang w:eastAsia="en-IE"/>
        </w:rPr>
        <w:t>The format is:</w:t>
      </w:r>
    </w:p>
    <w:p w14:paraId="5167437D" w14:textId="77777777" w:rsidR="00A254E1" w:rsidRDefault="00A254E1" w:rsidP="00A254E1">
      <w:pPr>
        <w:numPr>
          <w:ilvl w:val="0"/>
          <w:numId w:val="29"/>
        </w:numPr>
      </w:pPr>
      <w:r>
        <w:rPr>
          <w:noProof/>
          <w:lang w:eastAsia="en-IE"/>
        </w:rPr>
        <w:t>Column 1: the current time. Note that time starts at the time of arrival of the first vehicle;</w:t>
      </w:r>
    </w:p>
    <w:p w14:paraId="0194FC10" w14:textId="77777777" w:rsidR="00A254E1" w:rsidRDefault="00A254E1" w:rsidP="00A254E1">
      <w:pPr>
        <w:numPr>
          <w:ilvl w:val="0"/>
          <w:numId w:val="29"/>
        </w:numPr>
      </w:pPr>
      <w:r>
        <w:rPr>
          <w:noProof/>
          <w:lang w:eastAsia="en-IE"/>
        </w:rPr>
        <w:t>Column 2: The number of trucks currently on the bridge;</w:t>
      </w:r>
    </w:p>
    <w:p w14:paraId="4B96A9A2" w14:textId="77777777" w:rsidR="00A254E1" w:rsidRPr="00A254E1" w:rsidRDefault="00A254E1" w:rsidP="00A254E1">
      <w:pPr>
        <w:numPr>
          <w:ilvl w:val="0"/>
          <w:numId w:val="29"/>
        </w:numPr>
      </w:pPr>
      <w:r>
        <w:t>Columns 3+: The current value of each load effect is given, according to the order of the load effects in the bridge definition file.</w:t>
      </w:r>
    </w:p>
    <w:p w14:paraId="6DF6920D" w14:textId="77777777" w:rsidR="00A254E1" w:rsidRDefault="00A254E1" w:rsidP="00A254E1"/>
    <w:p w14:paraId="274DFF1A" w14:textId="77777777" w:rsidR="00A254E1" w:rsidRDefault="00A254E1" w:rsidP="00B2602C">
      <w:pPr>
        <w:rPr>
          <w:lang w:eastAsia="en-US"/>
        </w:rPr>
      </w:pPr>
      <w:r>
        <w:rPr>
          <w:lang w:eastAsia="en-US"/>
        </w:rPr>
        <w:t>This file can get extremely large, but for short runs (e.g. 1-day) it is very useful for checking and debugging output.</w:t>
      </w:r>
    </w:p>
    <w:p w14:paraId="76403E04" w14:textId="77777777" w:rsidR="00A254E1" w:rsidRDefault="00A254E1" w:rsidP="00B2602C">
      <w:pPr>
        <w:rPr>
          <w:lang w:eastAsia="en-US"/>
        </w:rPr>
      </w:pPr>
    </w:p>
    <w:p w14:paraId="19981ACA" w14:textId="77777777" w:rsidR="00A254E1" w:rsidRDefault="00A254E1" w:rsidP="00B2602C">
      <w:pPr>
        <w:rPr>
          <w:lang w:eastAsia="en-US"/>
        </w:rPr>
      </w:pPr>
      <w:r>
        <w:rPr>
          <w:lang w:eastAsia="en-US"/>
        </w:rPr>
        <w:lastRenderedPageBreak/>
        <w:t xml:space="preserve">An example output is given showing the number of trucks on the bridge through the day. </w:t>
      </w:r>
      <w:r w:rsidR="00D80136">
        <w:rPr>
          <w:lang w:eastAsia="en-US"/>
        </w:rPr>
        <w:t>As can be seen, four 3-truck events occur on this 20 m bridge.</w:t>
      </w:r>
    </w:p>
    <w:p w14:paraId="7B486A41" w14:textId="77777777" w:rsidR="00A254E1" w:rsidRDefault="00A254E1" w:rsidP="00B2602C">
      <w:pPr>
        <w:rPr>
          <w:lang w:eastAsia="en-US"/>
        </w:rPr>
      </w:pPr>
    </w:p>
    <w:p w14:paraId="24214CA1" w14:textId="77777777" w:rsidR="00A254E1" w:rsidRDefault="00F06AB0" w:rsidP="00A254E1">
      <w:pPr>
        <w:jc w:val="center"/>
      </w:pPr>
      <w:r w:rsidRPr="00A254E1">
        <w:rPr>
          <w:noProof/>
          <w:lang w:val="en-AU" w:eastAsia="zh-CN"/>
        </w:rPr>
        <w:drawing>
          <wp:inline distT="0" distB="0" distL="0" distR="0" wp14:anchorId="1A3FB1CC" wp14:editId="1894AB04">
            <wp:extent cx="6071235" cy="2753995"/>
            <wp:effectExtent l="0" t="0" r="571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6071235" cy="2753995"/>
                    </a:xfrm>
                    <a:prstGeom prst="rect">
                      <a:avLst/>
                    </a:prstGeom>
                    <a:noFill/>
                    <a:ln>
                      <a:noFill/>
                    </a:ln>
                  </pic:spPr>
                </pic:pic>
              </a:graphicData>
            </a:graphic>
          </wp:inline>
        </w:drawing>
      </w:r>
    </w:p>
    <w:p w14:paraId="2C8590A2" w14:textId="77777777" w:rsidR="00D80136" w:rsidRDefault="00D80136" w:rsidP="00D80136"/>
    <w:p w14:paraId="1B0A7005" w14:textId="77777777" w:rsidR="00D80136" w:rsidRDefault="00D80136" w:rsidP="00663497">
      <w:pPr>
        <w:pStyle w:val="Heading3"/>
      </w:pPr>
      <w:r w:rsidRPr="00D80136">
        <w:t>All Events File</w:t>
      </w:r>
    </w:p>
    <w:p w14:paraId="7A782922" w14:textId="77777777" w:rsidR="00D80136" w:rsidRDefault="00D80136" w:rsidP="00D80136">
      <w:pPr>
        <w:rPr>
          <w:lang w:eastAsia="en-US"/>
        </w:rPr>
      </w:pPr>
      <w:r>
        <w:rPr>
          <w:lang w:eastAsia="en-US"/>
        </w:rPr>
        <w:t xml:space="preserve">If all loading events are selected to be output (Line </w:t>
      </w:r>
      <w:r w:rsidR="00663497">
        <w:rPr>
          <w:lang w:eastAsia="en-US"/>
        </w:rPr>
        <w:t>19</w:t>
      </w:r>
      <w:r>
        <w:rPr>
          <w:lang w:eastAsia="en-US"/>
        </w:rPr>
        <w:t xml:space="preserve"> of </w:t>
      </w:r>
      <w:r w:rsidRPr="00D80136">
        <w:rPr>
          <w:rFonts w:ascii="Courier New" w:hAnsi="Courier New" w:cs="Courier New"/>
          <w:lang w:eastAsia="en-US"/>
        </w:rPr>
        <w:t>BTLSin.txt</w:t>
      </w:r>
      <w:r>
        <w:rPr>
          <w:lang w:eastAsia="en-US"/>
        </w:rPr>
        <w:t>), BTLS creates a single file for each bridge named:</w:t>
      </w:r>
    </w:p>
    <w:p w14:paraId="6ECEFBD4" w14:textId="77777777" w:rsidR="00D80136" w:rsidRDefault="00D80136" w:rsidP="00D80136">
      <w:pPr>
        <w:rPr>
          <w:lang w:eastAsia="en-US"/>
        </w:rPr>
      </w:pPr>
    </w:p>
    <w:p w14:paraId="159FE53C" w14:textId="77777777" w:rsidR="00D80136" w:rsidRPr="00A254E1" w:rsidRDefault="00D80136" w:rsidP="00D80136">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L_AllEvents</w:t>
      </w:r>
      <w:r w:rsidRPr="00A254E1">
        <w:rPr>
          <w:rFonts w:ascii="Courier New" w:hAnsi="Courier New" w:cs="Courier New"/>
        </w:rPr>
        <w:t>.txt</w:t>
      </w:r>
    </w:p>
    <w:p w14:paraId="3229F3F5" w14:textId="77777777" w:rsidR="00D80136" w:rsidRDefault="00D80136" w:rsidP="00D80136"/>
    <w:p w14:paraId="0E80CA95" w14:textId="77777777" w:rsidR="00D80136" w:rsidRDefault="00D80136" w:rsidP="00D80136">
      <w:r>
        <w:t xml:space="preserve">Where </w:t>
      </w:r>
      <w:r>
        <w:rPr>
          <w:i/>
        </w:rPr>
        <w:t>L</w:t>
      </w:r>
      <w:r>
        <w:t xml:space="preserve"> is the bridge length. The file gives the maximum </w:t>
      </w:r>
      <w:r w:rsidR="00A76516">
        <w:t xml:space="preserve">of each calculated </w:t>
      </w:r>
      <w:r>
        <w:t>load effect recorded during each loading event</w:t>
      </w:r>
      <w:r w:rsidR="00A76516">
        <w:t xml:space="preserve"> to occur</w:t>
      </w:r>
      <w:r>
        <w:t>. A loading event is defined as the loading that occurs between two occasions of zero trucks on the bridge</w:t>
      </w:r>
      <w:r w:rsidR="00A76516">
        <w:t>, or the departure or arrival of another vehicle</w:t>
      </w:r>
      <w:r>
        <w:t>.</w:t>
      </w:r>
      <w:r w:rsidR="00A76516">
        <w:t xml:space="preserve"> </w:t>
      </w:r>
      <w:r>
        <w:t>A sample output is:</w:t>
      </w:r>
    </w:p>
    <w:p w14:paraId="7DE88207" w14:textId="77777777" w:rsidR="00D80136" w:rsidRDefault="00D80136" w:rsidP="00D80136"/>
    <w:p w14:paraId="5BD146D2" w14:textId="77777777" w:rsidR="00D80136" w:rsidRDefault="00F06AB0" w:rsidP="00FD0779">
      <w:pPr>
        <w:jc w:val="center"/>
        <w:rPr>
          <w:noProof/>
          <w:lang w:eastAsia="en-IE"/>
        </w:rPr>
      </w:pPr>
      <w:r w:rsidRPr="008F7B41">
        <w:rPr>
          <w:noProof/>
          <w:lang w:val="en-AU" w:eastAsia="zh-CN"/>
        </w:rPr>
        <w:lastRenderedPageBreak/>
        <w:drawing>
          <wp:inline distT="0" distB="0" distL="0" distR="0" wp14:anchorId="1A716C02" wp14:editId="0C493B02">
            <wp:extent cx="4752975" cy="2711450"/>
            <wp:effectExtent l="0" t="0" r="9525" b="0"/>
            <wp:docPr id="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52975" cy="2711450"/>
                    </a:xfrm>
                    <a:prstGeom prst="rect">
                      <a:avLst/>
                    </a:prstGeom>
                    <a:noFill/>
                    <a:ln>
                      <a:noFill/>
                    </a:ln>
                  </pic:spPr>
                </pic:pic>
              </a:graphicData>
            </a:graphic>
          </wp:inline>
        </w:drawing>
      </w:r>
    </w:p>
    <w:p w14:paraId="0696BEEF" w14:textId="77777777" w:rsidR="00D80136" w:rsidRDefault="00D80136" w:rsidP="00D80136">
      <w:pPr>
        <w:rPr>
          <w:noProof/>
          <w:lang w:eastAsia="en-IE"/>
        </w:rPr>
      </w:pPr>
    </w:p>
    <w:p w14:paraId="602785BA" w14:textId="77777777" w:rsidR="00D80136" w:rsidRDefault="00D80136" w:rsidP="00D80136">
      <w:pPr>
        <w:rPr>
          <w:noProof/>
          <w:lang w:eastAsia="en-IE"/>
        </w:rPr>
      </w:pPr>
      <w:r>
        <w:rPr>
          <w:noProof/>
          <w:lang w:eastAsia="en-IE"/>
        </w:rPr>
        <w:t>The format is:</w:t>
      </w:r>
    </w:p>
    <w:p w14:paraId="67422588" w14:textId="77777777" w:rsidR="00D80136" w:rsidRDefault="00D80136" w:rsidP="00D80136">
      <w:pPr>
        <w:numPr>
          <w:ilvl w:val="0"/>
          <w:numId w:val="29"/>
        </w:numPr>
      </w:pPr>
      <w:r>
        <w:rPr>
          <w:noProof/>
          <w:lang w:eastAsia="en-IE"/>
        </w:rPr>
        <w:t xml:space="preserve">Column 1: the </w:t>
      </w:r>
      <w:r w:rsidR="00A76516">
        <w:rPr>
          <w:noProof/>
          <w:lang w:eastAsia="en-IE"/>
        </w:rPr>
        <w:t xml:space="preserve">starting </w:t>
      </w:r>
      <w:r>
        <w:rPr>
          <w:noProof/>
          <w:lang w:eastAsia="en-IE"/>
        </w:rPr>
        <w:t xml:space="preserve">time </w:t>
      </w:r>
      <w:r w:rsidR="00A76516">
        <w:rPr>
          <w:noProof/>
          <w:lang w:eastAsia="en-IE"/>
        </w:rPr>
        <w:t>of the loading event</w:t>
      </w:r>
      <w:r>
        <w:rPr>
          <w:noProof/>
          <w:lang w:eastAsia="en-IE"/>
        </w:rPr>
        <w:t xml:space="preserve">. </w:t>
      </w:r>
    </w:p>
    <w:p w14:paraId="6FA6C0FF" w14:textId="77777777" w:rsidR="00D80136" w:rsidRDefault="00D80136" w:rsidP="00D80136">
      <w:pPr>
        <w:numPr>
          <w:ilvl w:val="0"/>
          <w:numId w:val="29"/>
        </w:numPr>
      </w:pPr>
      <w:r>
        <w:rPr>
          <w:noProof/>
          <w:lang w:eastAsia="en-IE"/>
        </w:rPr>
        <w:t xml:space="preserve">Column 2: The number of trucks </w:t>
      </w:r>
      <w:r w:rsidR="00A76516">
        <w:rPr>
          <w:noProof/>
          <w:lang w:eastAsia="en-IE"/>
        </w:rPr>
        <w:t>in the event</w:t>
      </w:r>
      <w:r>
        <w:rPr>
          <w:noProof/>
          <w:lang w:eastAsia="en-IE"/>
        </w:rPr>
        <w:t>;</w:t>
      </w:r>
    </w:p>
    <w:p w14:paraId="6B46FABC" w14:textId="77777777" w:rsidR="00D80136" w:rsidRPr="00A254E1" w:rsidRDefault="00D80136" w:rsidP="00D80136">
      <w:pPr>
        <w:numPr>
          <w:ilvl w:val="0"/>
          <w:numId w:val="29"/>
        </w:numPr>
      </w:pPr>
      <w:r>
        <w:t xml:space="preserve">Columns 3+: The </w:t>
      </w:r>
      <w:r w:rsidR="00A76516">
        <w:t>maximum value of each load effect during the event.</w:t>
      </w:r>
    </w:p>
    <w:p w14:paraId="1D0DE121" w14:textId="77777777" w:rsidR="00D80136" w:rsidRDefault="00D80136" w:rsidP="00D80136"/>
    <w:p w14:paraId="388278F1" w14:textId="77777777" w:rsidR="00D80136" w:rsidRDefault="00D80136" w:rsidP="00D80136">
      <w:pPr>
        <w:rPr>
          <w:lang w:eastAsia="en-US"/>
        </w:rPr>
      </w:pPr>
      <w:r>
        <w:rPr>
          <w:lang w:eastAsia="en-US"/>
        </w:rPr>
        <w:t>This file can get extremely large, but is useful for checking and debugging output.</w:t>
      </w:r>
    </w:p>
    <w:p w14:paraId="00669A1C" w14:textId="77777777" w:rsidR="00F72FC8" w:rsidRDefault="00F72FC8" w:rsidP="00663497">
      <w:pPr>
        <w:pStyle w:val="Heading3"/>
      </w:pPr>
      <w:r>
        <w:t>Fatigue</w:t>
      </w:r>
      <w:r w:rsidRPr="00D80136">
        <w:t xml:space="preserve"> Events File</w:t>
      </w:r>
    </w:p>
    <w:p w14:paraId="7B32CE81" w14:textId="77777777" w:rsidR="00F72FC8" w:rsidRDefault="00663497" w:rsidP="00F72FC8">
      <w:pPr>
        <w:rPr>
          <w:lang w:eastAsia="en-US"/>
        </w:rPr>
      </w:pPr>
      <w:r>
        <w:rPr>
          <w:lang w:eastAsia="en-US"/>
        </w:rPr>
        <w:t>If</w:t>
      </w:r>
      <w:r w:rsidR="00F72FC8">
        <w:rPr>
          <w:lang w:eastAsia="en-US"/>
        </w:rPr>
        <w:t xml:space="preserve"> </w:t>
      </w:r>
      <w:r>
        <w:rPr>
          <w:lang w:eastAsia="en-US"/>
        </w:rPr>
        <w:t>fatigue</w:t>
      </w:r>
      <w:r w:rsidR="00F72FC8">
        <w:rPr>
          <w:lang w:eastAsia="en-US"/>
        </w:rPr>
        <w:t xml:space="preserve"> events are selected to be output (Line 2</w:t>
      </w:r>
      <w:r>
        <w:rPr>
          <w:lang w:eastAsia="en-US"/>
        </w:rPr>
        <w:t>1</w:t>
      </w:r>
      <w:r w:rsidR="00F72FC8">
        <w:rPr>
          <w:lang w:eastAsia="en-US"/>
        </w:rPr>
        <w:t xml:space="preserve"> of </w:t>
      </w:r>
      <w:r w:rsidR="00F72FC8" w:rsidRPr="00D80136">
        <w:rPr>
          <w:rFonts w:ascii="Courier New" w:hAnsi="Courier New" w:cs="Courier New"/>
          <w:lang w:eastAsia="en-US"/>
        </w:rPr>
        <w:t>BTLSin.txt</w:t>
      </w:r>
      <w:r w:rsidR="00F72FC8">
        <w:rPr>
          <w:lang w:eastAsia="en-US"/>
        </w:rPr>
        <w:t>), BTLS creates a single file for each bridge named:</w:t>
      </w:r>
    </w:p>
    <w:p w14:paraId="67291CC1" w14:textId="77777777" w:rsidR="00F72FC8" w:rsidRDefault="00F72FC8" w:rsidP="00F72FC8">
      <w:pPr>
        <w:rPr>
          <w:lang w:eastAsia="en-US"/>
        </w:rPr>
      </w:pPr>
    </w:p>
    <w:p w14:paraId="2F4103F0" w14:textId="77777777" w:rsidR="00F72FC8" w:rsidRPr="00A254E1" w:rsidRDefault="00F72FC8" w:rsidP="00F72FC8">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L</w:t>
      </w:r>
      <w:r w:rsidRPr="00A254E1">
        <w:rPr>
          <w:rFonts w:ascii="Courier New" w:hAnsi="Courier New" w:cs="Courier New"/>
        </w:rPr>
        <w:t>_</w:t>
      </w:r>
      <w:r>
        <w:rPr>
          <w:rFonts w:ascii="Courier New" w:hAnsi="Courier New" w:cs="Courier New"/>
        </w:rPr>
        <w:t>L</w:t>
      </w:r>
      <w:r w:rsidRPr="00F72FC8">
        <w:t xml:space="preserve"> </w:t>
      </w:r>
      <w:r w:rsidRPr="00F72FC8">
        <w:rPr>
          <w:rFonts w:ascii="Courier New" w:hAnsi="Courier New" w:cs="Courier New"/>
        </w:rPr>
        <w:t>_Fatigue</w:t>
      </w:r>
      <w:r w:rsidRPr="00A254E1">
        <w:rPr>
          <w:rFonts w:ascii="Courier New" w:hAnsi="Courier New" w:cs="Courier New"/>
        </w:rPr>
        <w:t>.txt</w:t>
      </w:r>
    </w:p>
    <w:p w14:paraId="6C40D046" w14:textId="77777777" w:rsidR="00F72FC8" w:rsidRDefault="00F72FC8" w:rsidP="00F72FC8"/>
    <w:p w14:paraId="0D82EF37" w14:textId="77777777" w:rsidR="00F72FC8" w:rsidRDefault="00F72FC8" w:rsidP="00F72FC8">
      <w:r>
        <w:t xml:space="preserve">Where </w:t>
      </w:r>
      <w:r>
        <w:rPr>
          <w:i/>
        </w:rPr>
        <w:t>L</w:t>
      </w:r>
      <w:r>
        <w:t xml:space="preserve"> is the bridge length. The file gives the maximum and minimum values of each loading event (defined above) in chronological order. This is suitable for examination of fatigue cycles. A sample output is shown below:</w:t>
      </w:r>
    </w:p>
    <w:p w14:paraId="731FC61A" w14:textId="77777777" w:rsidR="00F72FC8" w:rsidRDefault="00F72FC8" w:rsidP="00F72FC8"/>
    <w:p w14:paraId="24FFCB55" w14:textId="77777777" w:rsidR="00F72FC8" w:rsidRDefault="00F06AB0" w:rsidP="00F72FC8">
      <w:pPr>
        <w:rPr>
          <w:lang w:eastAsia="en-US"/>
        </w:rPr>
      </w:pPr>
      <w:r w:rsidRPr="00986BA4">
        <w:rPr>
          <w:noProof/>
          <w:lang w:val="en-AU" w:eastAsia="zh-CN"/>
        </w:rPr>
        <w:lastRenderedPageBreak/>
        <w:drawing>
          <wp:inline distT="0" distB="0" distL="0" distR="0" wp14:anchorId="70696AA1" wp14:editId="172C9774">
            <wp:extent cx="5943600" cy="1445895"/>
            <wp:effectExtent l="0" t="0" r="0" b="1905"/>
            <wp:docPr id="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445895"/>
                    </a:xfrm>
                    <a:prstGeom prst="rect">
                      <a:avLst/>
                    </a:prstGeom>
                    <a:noFill/>
                    <a:ln>
                      <a:noFill/>
                    </a:ln>
                  </pic:spPr>
                </pic:pic>
              </a:graphicData>
            </a:graphic>
          </wp:inline>
        </w:drawing>
      </w:r>
    </w:p>
    <w:p w14:paraId="04284756" w14:textId="77777777" w:rsidR="00B340C0" w:rsidRDefault="00B340C0" w:rsidP="00D80136">
      <w:pPr>
        <w:rPr>
          <w:lang w:eastAsia="en-US"/>
        </w:rPr>
      </w:pPr>
    </w:p>
    <w:p w14:paraId="18455E59" w14:textId="77777777" w:rsidR="00F72FC8" w:rsidRDefault="00F72FC8" w:rsidP="00F72FC8">
      <w:pPr>
        <w:rPr>
          <w:noProof/>
          <w:lang w:eastAsia="en-IE"/>
        </w:rPr>
      </w:pPr>
      <w:r>
        <w:rPr>
          <w:noProof/>
          <w:lang w:eastAsia="en-IE"/>
        </w:rPr>
        <w:t>The format is:</w:t>
      </w:r>
    </w:p>
    <w:p w14:paraId="38414756" w14:textId="77777777" w:rsidR="00F72FC8" w:rsidRDefault="00F72FC8" w:rsidP="00F72FC8">
      <w:pPr>
        <w:numPr>
          <w:ilvl w:val="0"/>
          <w:numId w:val="29"/>
        </w:numPr>
      </w:pPr>
      <w:r>
        <w:rPr>
          <w:noProof/>
          <w:lang w:eastAsia="en-IE"/>
        </w:rPr>
        <w:t>Column 1 (Line 1): the starting time of the loading event</w:t>
      </w:r>
      <w:r w:rsidR="00955CAB">
        <w:rPr>
          <w:noProof/>
          <w:lang w:eastAsia="en-IE"/>
        </w:rPr>
        <w:t>;</w:t>
      </w:r>
      <w:r>
        <w:rPr>
          <w:noProof/>
          <w:lang w:eastAsia="en-IE"/>
        </w:rPr>
        <w:t xml:space="preserve"> </w:t>
      </w:r>
    </w:p>
    <w:p w14:paraId="3B5A8143" w14:textId="77777777" w:rsidR="00F72FC8" w:rsidRDefault="00F72FC8" w:rsidP="00F72FC8">
      <w:pPr>
        <w:numPr>
          <w:ilvl w:val="0"/>
          <w:numId w:val="29"/>
        </w:numPr>
      </w:pPr>
      <w:r>
        <w:rPr>
          <w:noProof/>
          <w:lang w:eastAsia="en-IE"/>
        </w:rPr>
        <w:t>Column 2 (Line 2): The number of trucks in the event.</w:t>
      </w:r>
    </w:p>
    <w:p w14:paraId="1A1DCB12" w14:textId="77777777" w:rsidR="00F72FC8" w:rsidRDefault="00F72FC8" w:rsidP="00F72FC8">
      <w:r>
        <w:rPr>
          <w:noProof/>
          <w:lang w:eastAsia="en-IE"/>
        </w:rPr>
        <w:t>For each line, the subsequent columns are:</w:t>
      </w:r>
    </w:p>
    <w:p w14:paraId="04044251" w14:textId="77777777" w:rsidR="00F72FC8" w:rsidRDefault="00F72FC8" w:rsidP="00F72FC8">
      <w:pPr>
        <w:numPr>
          <w:ilvl w:val="0"/>
          <w:numId w:val="29"/>
        </w:numPr>
      </w:pPr>
      <w:r>
        <w:t>Column 3: The time at which the value of load effect 1 is recorded;</w:t>
      </w:r>
    </w:p>
    <w:p w14:paraId="3270C98F" w14:textId="77777777" w:rsidR="00F72FC8" w:rsidRDefault="00F72FC8" w:rsidP="00F72FC8">
      <w:pPr>
        <w:numPr>
          <w:ilvl w:val="0"/>
          <w:numId w:val="29"/>
        </w:numPr>
      </w:pPr>
      <w:r>
        <w:t>Column 4: the value of load effect 1.</w:t>
      </w:r>
    </w:p>
    <w:p w14:paraId="2BF14C44" w14:textId="77777777" w:rsidR="00F72FC8" w:rsidRPr="00A254E1" w:rsidRDefault="00F72FC8" w:rsidP="00F72FC8">
      <w:r>
        <w:t>Columns 5 &amp; 6 give the time and value of load effect 2, and so on.</w:t>
      </w:r>
    </w:p>
    <w:p w14:paraId="630793F5" w14:textId="77777777" w:rsidR="00F72FC8" w:rsidRDefault="00F72FC8" w:rsidP="00F72FC8"/>
    <w:p w14:paraId="34C4143E" w14:textId="77777777" w:rsidR="00F72FC8" w:rsidRPr="006016DC" w:rsidRDefault="00F72FC8" w:rsidP="00F72FC8">
      <w:pPr>
        <w:rPr>
          <w:lang w:val="en-US" w:eastAsia="zh-CN"/>
        </w:rPr>
      </w:pPr>
      <w:r>
        <w:t>For example, this file shows that load effect 3 had a maximum value at 17.04 s, followed by a minimum at 17.74 s.</w:t>
      </w:r>
    </w:p>
    <w:p w14:paraId="61495A20" w14:textId="77777777" w:rsidR="00663497" w:rsidRPr="009E5C44" w:rsidRDefault="00663497" w:rsidP="00663497">
      <w:pPr>
        <w:pStyle w:val="Heading2"/>
      </w:pPr>
      <w:bookmarkStart w:id="67" w:name="_Toc343728235"/>
      <w:r>
        <w:lastRenderedPageBreak/>
        <w:t>Vehicle Output</w:t>
      </w:r>
      <w:bookmarkEnd w:id="67"/>
    </w:p>
    <w:p w14:paraId="56136207" w14:textId="77777777" w:rsidR="00663497" w:rsidRPr="009E5C44" w:rsidRDefault="00663497" w:rsidP="00663497">
      <w:pPr>
        <w:pStyle w:val="Heading3"/>
      </w:pPr>
      <w:r w:rsidRPr="009E5C44">
        <w:t>Traffic File</w:t>
      </w:r>
    </w:p>
    <w:p w14:paraId="40A48FAB" w14:textId="77777777" w:rsidR="00663497" w:rsidRDefault="00663497" w:rsidP="00663497">
      <w:pPr>
        <w:rPr>
          <w:lang w:eastAsia="en-US"/>
        </w:rPr>
      </w:pPr>
      <w:r>
        <w:rPr>
          <w:lang w:eastAsia="en-US"/>
        </w:rPr>
        <w:t xml:space="preserve">A traffic file can be output in any Program Mode if selected on Line 22 of </w:t>
      </w:r>
      <w:r w:rsidRPr="009E5C44">
        <w:rPr>
          <w:rFonts w:ascii="Courier New" w:hAnsi="Courier New" w:cs="Courier New"/>
          <w:lang w:eastAsia="en-US"/>
        </w:rPr>
        <w:t>BTLSin.txt</w:t>
      </w:r>
      <w:r>
        <w:rPr>
          <w:lang w:eastAsia="en-US"/>
        </w:rPr>
        <w:t>. For Program Mode 2, this must be selected.</w:t>
      </w:r>
    </w:p>
    <w:p w14:paraId="042866E5" w14:textId="77777777" w:rsidR="00663497" w:rsidRDefault="00663497" w:rsidP="00663497">
      <w:pPr>
        <w:rPr>
          <w:lang w:eastAsia="en-US"/>
        </w:rPr>
      </w:pPr>
    </w:p>
    <w:p w14:paraId="1D001584" w14:textId="77777777" w:rsidR="00663497" w:rsidRDefault="00663497" w:rsidP="00663497">
      <w:pPr>
        <w:rPr>
          <w:lang w:eastAsia="en-US"/>
        </w:rPr>
      </w:pPr>
      <w:r>
        <w:rPr>
          <w:lang w:eastAsia="en-US"/>
        </w:rPr>
        <w:t xml:space="preserve">The file is named as specified on Line 23 of </w:t>
      </w:r>
      <w:r w:rsidRPr="009E5C44">
        <w:rPr>
          <w:rFonts w:ascii="Courier New" w:hAnsi="Courier New" w:cs="Courier New"/>
          <w:lang w:eastAsia="en-US"/>
        </w:rPr>
        <w:t>BTLSin.txt</w:t>
      </w:r>
      <w:r>
        <w:rPr>
          <w:lang w:eastAsia="en-US"/>
        </w:rPr>
        <w:t>.</w:t>
      </w:r>
    </w:p>
    <w:p w14:paraId="274636E1" w14:textId="77777777" w:rsidR="00663497" w:rsidRDefault="00663497" w:rsidP="00663497">
      <w:pPr>
        <w:rPr>
          <w:lang w:eastAsia="en-US"/>
        </w:rPr>
      </w:pPr>
    </w:p>
    <w:p w14:paraId="4BB42BFB" w14:textId="77777777" w:rsidR="00663497" w:rsidRDefault="00663497" w:rsidP="00FA5DC1">
      <w:r>
        <w:rPr>
          <w:lang w:eastAsia="en-US"/>
        </w:rPr>
        <w:t>The program outputs vehicles in CASTOR format.</w:t>
      </w:r>
      <w:r w:rsidR="00FA5DC1">
        <w:rPr>
          <w:lang w:eastAsia="en-US"/>
        </w:rPr>
        <w:t xml:space="preserve"> </w:t>
      </w:r>
      <w:r w:rsidRPr="009E5C44">
        <w:t>An example of the program output for several trucks is given:</w:t>
      </w:r>
    </w:p>
    <w:p w14:paraId="5A0818A5" w14:textId="77777777" w:rsidR="00663497" w:rsidRPr="009E5C44" w:rsidRDefault="00663497" w:rsidP="00663497">
      <w:pPr>
        <w:ind w:left="1440" w:hanging="1440"/>
      </w:pPr>
    </w:p>
    <w:p w14:paraId="03A65154"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1001 1 1 2 0 12618155  54 43211 18 2743 27 0  0 0  0 0  0 0  0 0  0 0  0 0  0</w:t>
      </w:r>
    </w:p>
    <w:p w14:paraId="1E8ABFC3"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1001 1 1 2 0 2 412133 137 67311 18 5441 6626 17 0  0 0  0 0  0 0  0 0  0 0  0</w:t>
      </w:r>
    </w:p>
    <w:p w14:paraId="4BEB50D0"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1001 1 1 2 0 2 598157  64 43211 18 3243 32 0  0 0  0 0  0 0  0 0  0 0  0 0  0</w:t>
      </w:r>
    </w:p>
    <w:p w14:paraId="1D882583"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1001 1 1 2 0 44354134 336133511 18 7839 7040 6327 6327 63 0  0 0  0 0  0 0  0</w:t>
      </w:r>
    </w:p>
    <w:p w14:paraId="0B13E64A"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1001 1 1 2 0 93062152 117 67311 18 3941 3926 39 0  0 0  0 0  0 0  0 0  0 0  0</w:t>
      </w:r>
    </w:p>
    <w:p w14:paraId="1576543E" w14:textId="77777777" w:rsidR="00663497" w:rsidRPr="00B22D3C" w:rsidRDefault="00663497" w:rsidP="00663497">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22D3C">
        <w:rPr>
          <w:rFonts w:ascii="Courier New" w:hAnsi="Courier New" w:cs="Courier New"/>
          <w:sz w:val="20"/>
          <w:szCs w:val="20"/>
        </w:rPr>
        <w:t>1001 1 1 2 0101765131  97 44211 18 5344 44 0  0 0  0 0  0 0  0 0  0 0  0 0  0</w:t>
      </w:r>
    </w:p>
    <w:p w14:paraId="778A7A34" w14:textId="77777777" w:rsidR="00663497" w:rsidRDefault="00663497" w:rsidP="00663497"/>
    <w:p w14:paraId="167F1920" w14:textId="77777777" w:rsidR="00F72FC8" w:rsidRDefault="00663497" w:rsidP="00663497">
      <w:pPr>
        <w:pStyle w:val="Heading3"/>
        <w:rPr>
          <w:lang w:eastAsia="en-US"/>
        </w:rPr>
      </w:pPr>
      <w:r>
        <w:rPr>
          <w:lang w:eastAsia="en-US"/>
        </w:rPr>
        <w:t>Flow Statistics</w:t>
      </w:r>
    </w:p>
    <w:p w14:paraId="24F39A66" w14:textId="77777777" w:rsidR="00663497" w:rsidRDefault="00663497" w:rsidP="00663497">
      <w:pPr>
        <w:rPr>
          <w:lang w:eastAsia="en-US"/>
        </w:rPr>
      </w:pPr>
      <w:r>
        <w:rPr>
          <w:lang w:eastAsia="en-US"/>
        </w:rPr>
        <w:t>For generated or read-in vehicle files, selecting this option will output files containing the flow rate and traffic stream composition. The files are named:</w:t>
      </w:r>
    </w:p>
    <w:p w14:paraId="3076F041" w14:textId="77777777" w:rsidR="00663497" w:rsidRDefault="00663497" w:rsidP="00663497">
      <w:pPr>
        <w:rPr>
          <w:lang w:eastAsia="en-US"/>
        </w:rPr>
      </w:pPr>
    </w:p>
    <w:p w14:paraId="5DEBC61A" w14:textId="77777777" w:rsidR="00663497" w:rsidRDefault="00663497" w:rsidP="00663497">
      <w:pPr>
        <w:ind w:firstLine="680"/>
      </w:pPr>
      <w:r w:rsidRPr="00663497">
        <w:rPr>
          <w:rFonts w:ascii="Courier New" w:hAnsi="Courier New" w:cs="Courier New"/>
        </w:rPr>
        <w:t>FlowData_</w:t>
      </w:r>
      <w:r>
        <w:rPr>
          <w:rFonts w:ascii="Courier New" w:hAnsi="Courier New" w:cs="Courier New"/>
        </w:rPr>
        <w:t>D_L</w:t>
      </w:r>
      <w:r w:rsidRPr="00663497">
        <w:rPr>
          <w:rFonts w:ascii="Courier New" w:hAnsi="Courier New" w:cs="Courier New"/>
        </w:rPr>
        <w:t>.txt</w:t>
      </w:r>
    </w:p>
    <w:p w14:paraId="391BC124" w14:textId="77777777" w:rsidR="00663497" w:rsidRDefault="00663497" w:rsidP="00663497">
      <w:pPr>
        <w:rPr>
          <w:lang w:eastAsia="en-US"/>
        </w:rPr>
      </w:pPr>
    </w:p>
    <w:p w14:paraId="78CD58EB" w14:textId="77777777" w:rsidR="00663497" w:rsidRDefault="00663497" w:rsidP="00663497">
      <w:pPr>
        <w:rPr>
          <w:lang w:eastAsia="en-US"/>
        </w:rPr>
      </w:pPr>
      <w:r>
        <w:rPr>
          <w:lang w:eastAsia="en-US"/>
        </w:rPr>
        <w:t xml:space="preserve">Where </w:t>
      </w:r>
      <w:r>
        <w:rPr>
          <w:i/>
          <w:lang w:eastAsia="en-US"/>
        </w:rPr>
        <w:t>D</w:t>
      </w:r>
      <w:r>
        <w:rPr>
          <w:lang w:eastAsia="en-US"/>
        </w:rPr>
        <w:t xml:space="preserve"> is the direction number and </w:t>
      </w:r>
      <w:r>
        <w:rPr>
          <w:i/>
          <w:lang w:eastAsia="en-US"/>
        </w:rPr>
        <w:t>L</w:t>
      </w:r>
      <w:r>
        <w:rPr>
          <w:lang w:eastAsia="en-US"/>
        </w:rPr>
        <w:t xml:space="preserve"> is the lane number corresponding to those in the Lane Flow Data definition file.</w:t>
      </w:r>
    </w:p>
    <w:p w14:paraId="78D91D36" w14:textId="77777777" w:rsidR="00663497" w:rsidRDefault="00663497" w:rsidP="00663497">
      <w:pPr>
        <w:rPr>
          <w:lang w:eastAsia="en-US"/>
        </w:rPr>
      </w:pPr>
    </w:p>
    <w:p w14:paraId="3C42ABE9" w14:textId="77777777" w:rsidR="00663497" w:rsidRDefault="00663497" w:rsidP="00663497">
      <w:pPr>
        <w:rPr>
          <w:lang w:eastAsia="en-US"/>
        </w:rPr>
      </w:pPr>
      <w:r>
        <w:rPr>
          <w:lang w:eastAsia="en-US"/>
        </w:rPr>
        <w:t>For each hour of the simulation, the following statistics are collected for each lane:</w:t>
      </w:r>
    </w:p>
    <w:p w14:paraId="64C9D6E5" w14:textId="77777777" w:rsidR="00663497" w:rsidRDefault="00FA5DC1" w:rsidP="00FA5DC1">
      <w:pPr>
        <w:numPr>
          <w:ilvl w:val="0"/>
          <w:numId w:val="39"/>
        </w:numPr>
        <w:rPr>
          <w:lang w:eastAsia="en-US"/>
        </w:rPr>
      </w:pPr>
      <w:r>
        <w:rPr>
          <w:lang w:eastAsia="en-US"/>
        </w:rPr>
        <w:t>The number of vehicles in the hour</w:t>
      </w:r>
    </w:p>
    <w:p w14:paraId="2E45F372" w14:textId="77777777" w:rsidR="00FA5DC1" w:rsidRDefault="00FA5DC1" w:rsidP="00FA5DC1">
      <w:pPr>
        <w:numPr>
          <w:ilvl w:val="0"/>
          <w:numId w:val="39"/>
        </w:numPr>
        <w:rPr>
          <w:lang w:eastAsia="en-US"/>
        </w:rPr>
      </w:pPr>
      <w:r>
        <w:rPr>
          <w:lang w:eastAsia="en-US"/>
        </w:rPr>
        <w:t>The number of trucks;</w:t>
      </w:r>
    </w:p>
    <w:p w14:paraId="4C99379A" w14:textId="77777777" w:rsidR="00FA5DC1" w:rsidRDefault="00FA5DC1" w:rsidP="00FA5DC1">
      <w:pPr>
        <w:numPr>
          <w:ilvl w:val="0"/>
          <w:numId w:val="39"/>
        </w:numPr>
        <w:rPr>
          <w:lang w:eastAsia="en-US"/>
        </w:rPr>
      </w:pPr>
      <w:r>
        <w:rPr>
          <w:lang w:eastAsia="en-US"/>
        </w:rPr>
        <w:lastRenderedPageBreak/>
        <w:t>The number of cars;</w:t>
      </w:r>
    </w:p>
    <w:p w14:paraId="2CF6EAF5" w14:textId="77777777" w:rsidR="00FA5DC1" w:rsidRDefault="00FA5DC1" w:rsidP="00FA5DC1">
      <w:pPr>
        <w:numPr>
          <w:ilvl w:val="0"/>
          <w:numId w:val="39"/>
        </w:numPr>
        <w:rPr>
          <w:lang w:eastAsia="en-US"/>
        </w:rPr>
      </w:pPr>
      <w:r>
        <w:rPr>
          <w:lang w:eastAsia="en-US"/>
        </w:rPr>
        <w:t>The number of 2-axle, 3-axle, 4-axle and 5-axle trucks in the hour.</w:t>
      </w:r>
    </w:p>
    <w:p w14:paraId="17A094F2" w14:textId="77777777" w:rsidR="00663497" w:rsidRDefault="00FA5DC1" w:rsidP="00663497">
      <w:pPr>
        <w:rPr>
          <w:lang w:eastAsia="en-US"/>
        </w:rPr>
      </w:pPr>
      <w:r>
        <w:rPr>
          <w:lang w:eastAsia="en-US"/>
        </w:rPr>
        <w:t xml:space="preserve">This output allows direct comparison with the input given in the Lane Flow Definition file is generating traffic. </w:t>
      </w:r>
      <w:r w:rsidR="00663497">
        <w:rPr>
          <w:lang w:eastAsia="en-US"/>
        </w:rPr>
        <w:t>A screenshot is shown below:</w:t>
      </w:r>
    </w:p>
    <w:p w14:paraId="067EB686" w14:textId="77777777" w:rsidR="00663497" w:rsidRDefault="00663497" w:rsidP="00663497">
      <w:pPr>
        <w:rPr>
          <w:lang w:eastAsia="en-US"/>
        </w:rPr>
      </w:pPr>
    </w:p>
    <w:p w14:paraId="462CE568" w14:textId="77777777" w:rsidR="00663497" w:rsidRPr="00663497" w:rsidRDefault="00F06AB0" w:rsidP="00663497">
      <w:pPr>
        <w:rPr>
          <w:lang w:eastAsia="en-US"/>
        </w:rPr>
      </w:pPr>
      <w:r w:rsidRPr="001B4835">
        <w:rPr>
          <w:noProof/>
          <w:lang w:val="en-AU" w:eastAsia="zh-CN"/>
        </w:rPr>
        <w:drawing>
          <wp:inline distT="0" distB="0" distL="0" distR="0" wp14:anchorId="24BB0573" wp14:editId="35CCCB1E">
            <wp:extent cx="5943600" cy="1223010"/>
            <wp:effectExtent l="0" t="0" r="0"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223010"/>
                    </a:xfrm>
                    <a:prstGeom prst="rect">
                      <a:avLst/>
                    </a:prstGeom>
                    <a:noFill/>
                    <a:ln>
                      <a:noFill/>
                    </a:ln>
                  </pic:spPr>
                </pic:pic>
              </a:graphicData>
            </a:graphic>
          </wp:inline>
        </w:drawing>
      </w:r>
    </w:p>
    <w:p w14:paraId="43699F7F" w14:textId="77777777" w:rsidR="00B340C0" w:rsidRPr="00B340C0" w:rsidRDefault="00B340C0" w:rsidP="00B340C0">
      <w:pPr>
        <w:pStyle w:val="Heading2"/>
        <w:rPr>
          <w:lang w:val="en-IE"/>
        </w:rPr>
      </w:pPr>
      <w:bookmarkStart w:id="68" w:name="_Ref341827799"/>
      <w:bookmarkStart w:id="69" w:name="_Toc343728236"/>
      <w:r w:rsidRPr="00B340C0">
        <w:rPr>
          <w:lang w:val="en-IE"/>
        </w:rPr>
        <w:lastRenderedPageBreak/>
        <w:t>Block Maximum Files</w:t>
      </w:r>
      <w:bookmarkEnd w:id="68"/>
      <w:bookmarkEnd w:id="69"/>
    </w:p>
    <w:p w14:paraId="4618A760" w14:textId="77777777" w:rsidR="00974CA1" w:rsidRDefault="00974CA1" w:rsidP="00974CA1">
      <w:pPr>
        <w:rPr>
          <w:lang w:eastAsia="en-US"/>
        </w:rPr>
      </w:pPr>
      <w:r>
        <w:rPr>
          <w:lang w:eastAsia="en-US"/>
        </w:rPr>
        <w:t xml:space="preserve">If block maximum vehicle files are selected to be output (Line 26 of </w:t>
      </w:r>
      <w:r w:rsidRPr="00D80136">
        <w:rPr>
          <w:rFonts w:ascii="Courier New" w:hAnsi="Courier New" w:cs="Courier New"/>
          <w:lang w:eastAsia="en-US"/>
        </w:rPr>
        <w:t>BTLSin.txt</w:t>
      </w:r>
      <w:r>
        <w:rPr>
          <w:lang w:eastAsia="en-US"/>
        </w:rPr>
        <w:t xml:space="preserve">), BTLS </w:t>
      </w:r>
      <w:r w:rsidR="00FA5DC1">
        <w:rPr>
          <w:lang w:eastAsia="en-US"/>
        </w:rPr>
        <w:t xml:space="preserve">can </w:t>
      </w:r>
      <w:r>
        <w:rPr>
          <w:lang w:eastAsia="en-US"/>
        </w:rPr>
        <w:t xml:space="preserve">creates </w:t>
      </w:r>
      <w:r w:rsidR="00FA5DC1">
        <w:rPr>
          <w:lang w:eastAsia="en-US"/>
        </w:rPr>
        <w:t>different</w:t>
      </w:r>
      <w:r>
        <w:rPr>
          <w:lang w:eastAsia="en-US"/>
        </w:rPr>
        <w:t xml:space="preserve"> types of file output. </w:t>
      </w:r>
    </w:p>
    <w:p w14:paraId="3AD9D85B" w14:textId="77777777" w:rsidR="00974CA1" w:rsidRDefault="00974CA1" w:rsidP="00974CA1">
      <w:pPr>
        <w:pStyle w:val="Heading3"/>
        <w:rPr>
          <w:lang w:eastAsia="en-US"/>
        </w:rPr>
      </w:pPr>
      <w:r>
        <w:rPr>
          <w:lang w:eastAsia="en-US"/>
        </w:rPr>
        <w:t xml:space="preserve">Output </w:t>
      </w:r>
      <w:r w:rsidR="00B91322">
        <w:rPr>
          <w:lang w:eastAsia="en-US"/>
        </w:rPr>
        <w:t>b</w:t>
      </w:r>
      <w:r>
        <w:rPr>
          <w:lang w:eastAsia="en-US"/>
        </w:rPr>
        <w:t>y Number of Trucks</w:t>
      </w:r>
    </w:p>
    <w:p w14:paraId="524DE3AA" w14:textId="77777777" w:rsidR="00974CA1" w:rsidRDefault="00FA5DC1" w:rsidP="00974CA1">
      <w:pPr>
        <w:rPr>
          <w:lang w:eastAsia="en-US"/>
        </w:rPr>
      </w:pPr>
      <w:r>
        <w:rPr>
          <w:lang w:eastAsia="en-US"/>
        </w:rPr>
        <w:t xml:space="preserve">This option is specified on Line 29 of </w:t>
      </w:r>
      <w:r w:rsidRPr="00D80136">
        <w:rPr>
          <w:rFonts w:ascii="Courier New" w:hAnsi="Courier New" w:cs="Courier New"/>
          <w:lang w:eastAsia="en-US"/>
        </w:rPr>
        <w:t>BTLSin.txt</w:t>
      </w:r>
      <w:r>
        <w:rPr>
          <w:lang w:eastAsia="en-US"/>
        </w:rPr>
        <w:t>. O</w:t>
      </w:r>
      <w:r w:rsidR="00974CA1">
        <w:rPr>
          <w:lang w:eastAsia="en-US"/>
        </w:rPr>
        <w:t xml:space="preserve">utput is </w:t>
      </w:r>
      <w:r>
        <w:rPr>
          <w:lang w:eastAsia="en-US"/>
        </w:rPr>
        <w:t>given</w:t>
      </w:r>
      <w:r w:rsidR="00974CA1">
        <w:rPr>
          <w:lang w:eastAsia="en-US"/>
        </w:rPr>
        <w:t xml:space="preserve"> for each load effect of each bridge named:</w:t>
      </w:r>
    </w:p>
    <w:p w14:paraId="1123CAFA" w14:textId="77777777" w:rsidR="00974CA1" w:rsidRDefault="00974CA1" w:rsidP="00974CA1">
      <w:pPr>
        <w:rPr>
          <w:lang w:eastAsia="en-US"/>
        </w:rPr>
      </w:pPr>
    </w:p>
    <w:p w14:paraId="252E809C" w14:textId="77777777" w:rsidR="00974CA1" w:rsidRPr="00A254E1" w:rsidRDefault="00974CA1" w:rsidP="00974CA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w:t>
      </w:r>
      <w:r w:rsidRPr="00A254E1">
        <w:rPr>
          <w:rFonts w:ascii="Courier New" w:hAnsi="Courier New" w:cs="Courier New"/>
        </w:rPr>
        <w:t>_</w:t>
      </w:r>
      <w:r w:rsidR="00FA5DC1">
        <w:rPr>
          <w:rFonts w:ascii="Courier New" w:hAnsi="Courier New" w:cs="Courier New"/>
        </w:rPr>
        <w:t>V_</w:t>
      </w:r>
      <w:r>
        <w:rPr>
          <w:rFonts w:ascii="Courier New" w:hAnsi="Courier New" w:cs="Courier New"/>
        </w:rPr>
        <w:t>L_N</w:t>
      </w:r>
      <w:r w:rsidRPr="00A254E1">
        <w:rPr>
          <w:rFonts w:ascii="Courier New" w:hAnsi="Courier New" w:cs="Courier New"/>
        </w:rPr>
        <w:t>.txt</w:t>
      </w:r>
    </w:p>
    <w:p w14:paraId="0408A576" w14:textId="77777777" w:rsidR="00974CA1" w:rsidRDefault="00974CA1" w:rsidP="00974CA1"/>
    <w:p w14:paraId="5AC0499A" w14:textId="77777777" w:rsidR="00B91322" w:rsidRDefault="00974CA1" w:rsidP="00974CA1">
      <w:r>
        <w:t xml:space="preserve">Where </w:t>
      </w:r>
      <w:r>
        <w:rPr>
          <w:i/>
        </w:rPr>
        <w:t>L</w:t>
      </w:r>
      <w:r>
        <w:t xml:space="preserve"> is the bridge length and </w:t>
      </w:r>
      <w:r>
        <w:rPr>
          <w:i/>
        </w:rPr>
        <w:t>N</w:t>
      </w:r>
      <w:r>
        <w:t xml:space="preserve"> is the number of trucks comprising the loading events. </w:t>
      </w:r>
      <w:r w:rsidR="00B91322">
        <w:t>In this manner a comprehensive breakdown of the cau</w:t>
      </w:r>
      <w:r w:rsidR="001A4597">
        <w:t>sing of loading can be studied, suitable for application of the CDS method (</w:t>
      </w:r>
      <w:proofErr w:type="spellStart"/>
      <w:r w:rsidR="001A4597">
        <w:t>Caprani</w:t>
      </w:r>
      <w:proofErr w:type="spellEnd"/>
      <w:r w:rsidR="001A4597">
        <w:t xml:space="preserve"> et al 2008).</w:t>
      </w:r>
    </w:p>
    <w:p w14:paraId="1DD47975" w14:textId="77777777" w:rsidR="00B91322" w:rsidRDefault="00B91322" w:rsidP="00974CA1"/>
    <w:p w14:paraId="7B442F2E" w14:textId="77777777" w:rsidR="00974CA1" w:rsidRDefault="00974CA1" w:rsidP="00974CA1">
      <w:r>
        <w:t>A sample output is shown:</w:t>
      </w:r>
    </w:p>
    <w:p w14:paraId="01D2E1F7" w14:textId="77777777" w:rsidR="00974CA1" w:rsidRDefault="00974CA1" w:rsidP="00974CA1"/>
    <w:p w14:paraId="123363BA" w14:textId="77777777" w:rsidR="00974CA1" w:rsidRDefault="00F06AB0" w:rsidP="00974CA1">
      <w:pPr>
        <w:jc w:val="center"/>
      </w:pPr>
      <w:r w:rsidRPr="008F7B41">
        <w:rPr>
          <w:noProof/>
          <w:lang w:val="en-AU" w:eastAsia="zh-CN"/>
        </w:rPr>
        <w:drawing>
          <wp:inline distT="0" distB="0" distL="0" distR="0" wp14:anchorId="0C991C89" wp14:editId="68E8770E">
            <wp:extent cx="5943600" cy="3041015"/>
            <wp:effectExtent l="0" t="0" r="0" b="6985"/>
            <wp:docPr id="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3041015"/>
                    </a:xfrm>
                    <a:prstGeom prst="rect">
                      <a:avLst/>
                    </a:prstGeom>
                    <a:noFill/>
                    <a:ln>
                      <a:noFill/>
                    </a:ln>
                  </pic:spPr>
                </pic:pic>
              </a:graphicData>
            </a:graphic>
          </wp:inline>
        </w:drawing>
      </w:r>
    </w:p>
    <w:p w14:paraId="58858361" w14:textId="77777777" w:rsidR="00974CA1" w:rsidRDefault="00974CA1" w:rsidP="00974CA1"/>
    <w:p w14:paraId="150E028C" w14:textId="77777777" w:rsidR="00B91322" w:rsidRDefault="001A4597" w:rsidP="00B91322">
      <w:r>
        <w:t>This file structure is termed a Loading Event File, and its structure explained later.</w:t>
      </w:r>
    </w:p>
    <w:p w14:paraId="55847453" w14:textId="77777777" w:rsidR="00BF427B" w:rsidRDefault="00BF427B" w:rsidP="00FA5DC1">
      <w:pPr>
        <w:pStyle w:val="Heading3"/>
      </w:pPr>
      <w:r w:rsidRPr="00BF427B">
        <w:lastRenderedPageBreak/>
        <w:t>Summary Files</w:t>
      </w:r>
    </w:p>
    <w:p w14:paraId="556F6839" w14:textId="77777777" w:rsidR="00BF427B" w:rsidRDefault="00BF427B" w:rsidP="00BF427B">
      <w:pPr>
        <w:rPr>
          <w:lang w:eastAsia="en-US"/>
        </w:rPr>
      </w:pPr>
      <w:r>
        <w:rPr>
          <w:lang w:eastAsia="en-US"/>
        </w:rPr>
        <w:t xml:space="preserve">If block maximum summary files are selected to be output (Line </w:t>
      </w:r>
      <w:r w:rsidR="00FA5DC1">
        <w:rPr>
          <w:lang w:eastAsia="en-US"/>
        </w:rPr>
        <w:t>30</w:t>
      </w:r>
      <w:r>
        <w:rPr>
          <w:lang w:eastAsia="en-US"/>
        </w:rPr>
        <w:t xml:space="preserve"> of </w:t>
      </w:r>
      <w:r w:rsidRPr="00D80136">
        <w:rPr>
          <w:rFonts w:ascii="Courier New" w:hAnsi="Courier New" w:cs="Courier New"/>
          <w:lang w:eastAsia="en-US"/>
        </w:rPr>
        <w:t>BTLSin.txt</w:t>
      </w:r>
      <w:r>
        <w:rPr>
          <w:lang w:eastAsia="en-US"/>
        </w:rPr>
        <w:t xml:space="preserve">), BTLS creates a file for each </w:t>
      </w:r>
      <w:r w:rsidR="00FB465F">
        <w:rPr>
          <w:lang w:eastAsia="en-US"/>
        </w:rPr>
        <w:t xml:space="preserve">load effect of each </w:t>
      </w:r>
      <w:r>
        <w:rPr>
          <w:lang w:eastAsia="en-US"/>
        </w:rPr>
        <w:t>bridge named:</w:t>
      </w:r>
    </w:p>
    <w:p w14:paraId="2DFE24E8" w14:textId="77777777" w:rsidR="00BF427B" w:rsidRDefault="00BF427B" w:rsidP="00BF427B">
      <w:pPr>
        <w:rPr>
          <w:lang w:eastAsia="en-US"/>
        </w:rPr>
      </w:pPr>
    </w:p>
    <w:p w14:paraId="09DA95BA" w14:textId="77777777" w:rsidR="00BF427B" w:rsidRPr="00A254E1" w:rsidRDefault="00BF427B" w:rsidP="00BF427B">
      <w:pPr>
        <w:ind w:firstLine="720"/>
        <w:rPr>
          <w:rFonts w:ascii="Courier New" w:hAnsi="Courier New" w:cs="Courier New"/>
          <w:lang w:eastAsia="en-US"/>
        </w:rPr>
      </w:pPr>
      <w:r w:rsidRPr="00A254E1">
        <w:rPr>
          <w:rFonts w:ascii="Courier New" w:hAnsi="Courier New" w:cs="Courier New"/>
        </w:rPr>
        <w:t>B</w:t>
      </w:r>
      <w:r w:rsidR="00FA5DC1">
        <w:rPr>
          <w:rFonts w:ascii="Courier New" w:hAnsi="Courier New" w:cs="Courier New"/>
        </w:rPr>
        <w:t>M</w:t>
      </w:r>
      <w:r w:rsidRPr="00A254E1">
        <w:rPr>
          <w:rFonts w:ascii="Courier New" w:hAnsi="Courier New" w:cs="Courier New"/>
        </w:rPr>
        <w:t>_</w:t>
      </w:r>
      <w:r w:rsidR="00FA5DC1">
        <w:rPr>
          <w:rFonts w:ascii="Courier New" w:hAnsi="Courier New" w:cs="Courier New"/>
        </w:rPr>
        <w:t>S_</w:t>
      </w:r>
      <w:r>
        <w:rPr>
          <w:rFonts w:ascii="Courier New" w:hAnsi="Courier New" w:cs="Courier New"/>
        </w:rPr>
        <w:t>L_</w:t>
      </w:r>
      <w:r w:rsidR="00FB465F">
        <w:rPr>
          <w:rFonts w:ascii="Courier New" w:hAnsi="Courier New" w:cs="Courier New"/>
        </w:rPr>
        <w:t>Eff_E</w:t>
      </w:r>
      <w:r w:rsidRPr="00A254E1">
        <w:rPr>
          <w:rFonts w:ascii="Courier New" w:hAnsi="Courier New" w:cs="Courier New"/>
        </w:rPr>
        <w:t>.txt</w:t>
      </w:r>
    </w:p>
    <w:p w14:paraId="21AEB1F3" w14:textId="77777777" w:rsidR="00BF427B" w:rsidRDefault="00BF427B" w:rsidP="00BF427B"/>
    <w:p w14:paraId="45ED85A7" w14:textId="77777777" w:rsidR="00BF427B" w:rsidRDefault="00BF427B" w:rsidP="00FB465F">
      <w:r>
        <w:t xml:space="preserve">Where </w:t>
      </w:r>
      <w:r>
        <w:rPr>
          <w:i/>
        </w:rPr>
        <w:t>L</w:t>
      </w:r>
      <w:r>
        <w:t xml:space="preserve"> is the bridge length</w:t>
      </w:r>
      <w:r w:rsidR="00FB465F">
        <w:t xml:space="preserve"> and </w:t>
      </w:r>
      <w:r w:rsidR="00FB465F" w:rsidRPr="00FB465F">
        <w:rPr>
          <w:i/>
        </w:rPr>
        <w:t>E</w:t>
      </w:r>
      <w:r w:rsidR="00FB465F">
        <w:t xml:space="preserve"> is the load effect number</w:t>
      </w:r>
      <w:r>
        <w:t xml:space="preserve">. The file gives the maximum </w:t>
      </w:r>
      <w:r w:rsidR="00FB465F">
        <w:t>load effect recorded during each block, broken down according to the number of trucks comprising the event.</w:t>
      </w:r>
      <w:r>
        <w:t xml:space="preserve"> A sample output is:</w:t>
      </w:r>
    </w:p>
    <w:p w14:paraId="442D315B" w14:textId="77777777" w:rsidR="00BF427B" w:rsidRDefault="00BF427B" w:rsidP="00BF427B"/>
    <w:p w14:paraId="14CB5A29" w14:textId="77777777" w:rsidR="00BF427B" w:rsidRDefault="00F06AB0" w:rsidP="00BF427B">
      <w:pPr>
        <w:jc w:val="center"/>
        <w:rPr>
          <w:noProof/>
          <w:lang w:eastAsia="en-IE"/>
        </w:rPr>
      </w:pPr>
      <w:r w:rsidRPr="008F7B41">
        <w:rPr>
          <w:noProof/>
          <w:lang w:val="en-AU" w:eastAsia="zh-CN"/>
        </w:rPr>
        <w:drawing>
          <wp:inline distT="0" distB="0" distL="0" distR="0" wp14:anchorId="392C3246" wp14:editId="6F916744">
            <wp:extent cx="5327015" cy="2137410"/>
            <wp:effectExtent l="0" t="0" r="6985" b="0"/>
            <wp:docPr id="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327015" cy="2137410"/>
                    </a:xfrm>
                    <a:prstGeom prst="rect">
                      <a:avLst/>
                    </a:prstGeom>
                    <a:noFill/>
                    <a:ln>
                      <a:noFill/>
                    </a:ln>
                  </pic:spPr>
                </pic:pic>
              </a:graphicData>
            </a:graphic>
          </wp:inline>
        </w:drawing>
      </w:r>
    </w:p>
    <w:p w14:paraId="584E9229" w14:textId="77777777" w:rsidR="00BF427B" w:rsidRDefault="00BF427B" w:rsidP="00BF427B">
      <w:pPr>
        <w:rPr>
          <w:noProof/>
          <w:lang w:eastAsia="en-IE"/>
        </w:rPr>
      </w:pPr>
    </w:p>
    <w:p w14:paraId="594A22BC" w14:textId="77777777" w:rsidR="00BF427B" w:rsidRDefault="00BF427B" w:rsidP="00BF427B">
      <w:pPr>
        <w:rPr>
          <w:noProof/>
          <w:lang w:eastAsia="en-IE"/>
        </w:rPr>
      </w:pPr>
      <w:r>
        <w:rPr>
          <w:noProof/>
          <w:lang w:eastAsia="en-IE"/>
        </w:rPr>
        <w:t>The format is:</w:t>
      </w:r>
    </w:p>
    <w:p w14:paraId="0C235919" w14:textId="77777777" w:rsidR="00BF427B" w:rsidRDefault="00BF427B" w:rsidP="00BF427B">
      <w:pPr>
        <w:numPr>
          <w:ilvl w:val="0"/>
          <w:numId w:val="29"/>
        </w:numPr>
      </w:pPr>
      <w:r>
        <w:rPr>
          <w:noProof/>
          <w:lang w:eastAsia="en-IE"/>
        </w:rPr>
        <w:t xml:space="preserve">Column 1: </w:t>
      </w:r>
      <w:r w:rsidR="00FB465F">
        <w:rPr>
          <w:noProof/>
          <w:lang w:eastAsia="en-IE"/>
        </w:rPr>
        <w:t>T</w:t>
      </w:r>
      <w:r>
        <w:rPr>
          <w:noProof/>
          <w:lang w:eastAsia="en-IE"/>
        </w:rPr>
        <w:t xml:space="preserve">he </w:t>
      </w:r>
      <w:r w:rsidR="00FB465F">
        <w:rPr>
          <w:noProof/>
          <w:lang w:eastAsia="en-IE"/>
        </w:rPr>
        <w:t>block index</w:t>
      </w:r>
      <w:r>
        <w:rPr>
          <w:noProof/>
          <w:lang w:eastAsia="en-IE"/>
        </w:rPr>
        <w:t xml:space="preserve">. </w:t>
      </w:r>
    </w:p>
    <w:p w14:paraId="431DBC8B" w14:textId="77777777" w:rsidR="00BF427B" w:rsidRDefault="00BF427B" w:rsidP="00BF427B">
      <w:pPr>
        <w:numPr>
          <w:ilvl w:val="0"/>
          <w:numId w:val="29"/>
        </w:numPr>
      </w:pPr>
      <w:r>
        <w:rPr>
          <w:noProof/>
          <w:lang w:eastAsia="en-IE"/>
        </w:rPr>
        <w:t xml:space="preserve">Column 2: The </w:t>
      </w:r>
      <w:r w:rsidR="00FB465F">
        <w:rPr>
          <w:noProof/>
          <w:lang w:eastAsia="en-IE"/>
        </w:rPr>
        <w:t>block maximum 1-truck load effect</w:t>
      </w:r>
      <w:r>
        <w:rPr>
          <w:noProof/>
          <w:lang w:eastAsia="en-IE"/>
        </w:rPr>
        <w:t>;</w:t>
      </w:r>
    </w:p>
    <w:p w14:paraId="66D6FDA1" w14:textId="77777777" w:rsidR="00BF427B" w:rsidRDefault="00FB465F" w:rsidP="00BF427B">
      <w:pPr>
        <w:numPr>
          <w:ilvl w:val="0"/>
          <w:numId w:val="29"/>
        </w:numPr>
      </w:pPr>
      <w:r>
        <w:t>Columns 3</w:t>
      </w:r>
      <w:r w:rsidR="00BF427B">
        <w:t xml:space="preserve">: </w:t>
      </w:r>
      <w:r>
        <w:rPr>
          <w:noProof/>
          <w:lang w:eastAsia="en-IE"/>
        </w:rPr>
        <w:t>The block maximum 2-truck load effect</w:t>
      </w:r>
    </w:p>
    <w:p w14:paraId="60CD0139" w14:textId="77777777" w:rsidR="00FB465F" w:rsidRPr="00A254E1" w:rsidRDefault="00FB465F" w:rsidP="00BF427B">
      <w:pPr>
        <w:numPr>
          <w:ilvl w:val="0"/>
          <w:numId w:val="29"/>
        </w:numPr>
      </w:pPr>
      <w:r>
        <w:t>Columns 4+: As appropriate, the block maximum 3-, 4-, … truck load effect.</w:t>
      </w:r>
    </w:p>
    <w:p w14:paraId="33B4CB96" w14:textId="77777777" w:rsidR="00BF427B" w:rsidRDefault="00BF427B" w:rsidP="00BF427B"/>
    <w:p w14:paraId="39F31834" w14:textId="77777777" w:rsidR="00FB465F" w:rsidRDefault="00FB465F" w:rsidP="00BF427B">
      <w:r>
        <w:t>Taking</w:t>
      </w:r>
      <w:r w:rsidR="001A4597">
        <w:t xml:space="preserve"> the</w:t>
      </w:r>
      <w:r>
        <w:t xml:space="preserve"> maximum across Columns 2+ gives the overall block maximum load effect.</w:t>
      </w:r>
    </w:p>
    <w:p w14:paraId="3DF44D25" w14:textId="77777777" w:rsidR="00FA5DC1" w:rsidRDefault="00FA5DC1" w:rsidP="00FA5DC1">
      <w:pPr>
        <w:pStyle w:val="Heading3"/>
        <w:rPr>
          <w:lang w:eastAsia="en-US"/>
        </w:rPr>
      </w:pPr>
      <w:r>
        <w:rPr>
          <w:lang w:eastAsia="en-US"/>
        </w:rPr>
        <w:lastRenderedPageBreak/>
        <w:t>Mixed Vehicle Output</w:t>
      </w:r>
    </w:p>
    <w:p w14:paraId="60405E81" w14:textId="77777777" w:rsidR="00FA5DC1" w:rsidRDefault="00FA5DC1" w:rsidP="00FA5DC1">
      <w:r>
        <w:rPr>
          <w:lang w:eastAsia="en-US"/>
        </w:rPr>
        <w:t xml:space="preserve">This option is specified on Line 31 of </w:t>
      </w:r>
      <w:r w:rsidRPr="00D80136">
        <w:rPr>
          <w:rFonts w:ascii="Courier New" w:hAnsi="Courier New" w:cs="Courier New"/>
          <w:lang w:eastAsia="en-US"/>
        </w:rPr>
        <w:t>BTLSin.txt</w:t>
      </w:r>
      <w:r>
        <w:rPr>
          <w:lang w:eastAsia="en-US"/>
        </w:rPr>
        <w:t xml:space="preserve">. </w:t>
      </w:r>
      <w:r>
        <w:t>This form of output represents the conventional form in which the number of trucks comprising the event is not taken into account. Instead the maximum load effect recorded during the block is noted. One such file per bridge is output, named:</w:t>
      </w:r>
    </w:p>
    <w:p w14:paraId="20766171" w14:textId="77777777" w:rsidR="00FA5DC1" w:rsidRDefault="00FA5DC1" w:rsidP="00FA5DC1"/>
    <w:p w14:paraId="7884F913" w14:textId="77777777" w:rsidR="00FA5DC1" w:rsidRPr="00A254E1" w:rsidRDefault="00FA5DC1" w:rsidP="00FA5DC1">
      <w:pPr>
        <w:ind w:firstLine="720"/>
        <w:rPr>
          <w:rFonts w:ascii="Courier New" w:hAnsi="Courier New" w:cs="Courier New"/>
          <w:lang w:eastAsia="en-US"/>
        </w:rPr>
      </w:pPr>
      <w:r w:rsidRPr="00A254E1">
        <w:rPr>
          <w:rFonts w:ascii="Courier New" w:hAnsi="Courier New" w:cs="Courier New"/>
        </w:rPr>
        <w:t>B</w:t>
      </w:r>
      <w:r>
        <w:rPr>
          <w:rFonts w:ascii="Courier New" w:hAnsi="Courier New" w:cs="Courier New"/>
        </w:rPr>
        <w:t>M_V</w:t>
      </w:r>
      <w:r w:rsidRPr="00A254E1">
        <w:rPr>
          <w:rFonts w:ascii="Courier New" w:hAnsi="Courier New" w:cs="Courier New"/>
        </w:rPr>
        <w:t>_</w:t>
      </w:r>
      <w:r>
        <w:rPr>
          <w:rFonts w:ascii="Courier New" w:hAnsi="Courier New" w:cs="Courier New"/>
        </w:rPr>
        <w:t>L_All</w:t>
      </w:r>
      <w:r w:rsidRPr="00A254E1">
        <w:rPr>
          <w:rFonts w:ascii="Courier New" w:hAnsi="Courier New" w:cs="Courier New"/>
        </w:rPr>
        <w:t>.txt</w:t>
      </w:r>
    </w:p>
    <w:p w14:paraId="2054439E" w14:textId="77777777" w:rsidR="00FA5DC1" w:rsidRDefault="00FA5DC1" w:rsidP="00FA5DC1"/>
    <w:p w14:paraId="5BB2C5A9" w14:textId="77777777" w:rsidR="00FA5DC1" w:rsidRDefault="00FA5DC1" w:rsidP="00FA5DC1">
      <w:r>
        <w:t xml:space="preserve">Where </w:t>
      </w:r>
      <w:r>
        <w:rPr>
          <w:i/>
        </w:rPr>
        <w:t>L</w:t>
      </w:r>
      <w:r>
        <w:t xml:space="preserve"> is the bridge length. This file structure is a Loading Event File, explained later. A sample output showing 3 blocks is:</w:t>
      </w:r>
    </w:p>
    <w:p w14:paraId="7455C63F" w14:textId="77777777" w:rsidR="00FA5DC1" w:rsidRDefault="00FA5DC1" w:rsidP="00FA5DC1"/>
    <w:p w14:paraId="19A367A2" w14:textId="77777777" w:rsidR="00FA5DC1" w:rsidRDefault="00F06AB0" w:rsidP="00FA5DC1">
      <w:pPr>
        <w:jc w:val="center"/>
      </w:pPr>
      <w:r w:rsidRPr="008F7B41">
        <w:rPr>
          <w:noProof/>
          <w:lang w:val="en-AU" w:eastAsia="zh-CN"/>
        </w:rPr>
        <w:drawing>
          <wp:inline distT="0" distB="0" distL="0" distR="0" wp14:anchorId="3833929D" wp14:editId="2D8C7511">
            <wp:extent cx="5262880" cy="3221355"/>
            <wp:effectExtent l="0" t="0" r="0" b="0"/>
            <wp:docPr id="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62880" cy="3221355"/>
                    </a:xfrm>
                    <a:prstGeom prst="rect">
                      <a:avLst/>
                    </a:prstGeom>
                    <a:noFill/>
                    <a:ln>
                      <a:noFill/>
                    </a:ln>
                  </pic:spPr>
                </pic:pic>
              </a:graphicData>
            </a:graphic>
          </wp:inline>
        </w:drawing>
      </w:r>
    </w:p>
    <w:p w14:paraId="2CCB785C" w14:textId="77777777" w:rsidR="00FA5DC1" w:rsidRDefault="00FA5DC1" w:rsidP="00FA5DC1"/>
    <w:p w14:paraId="14D53857" w14:textId="77777777" w:rsidR="00FA5DC1" w:rsidRDefault="00FA5DC1" w:rsidP="00FA5DC1">
      <w:r>
        <w:t>As can be seen, there are a different number of trucks comprising the loading events that cause the maximum of each load effect in the block. Sometimes the same truck(s) loading event causes the maximum of 2 or more load effects, but in general different loading events cause the maximum of each load effect. This is because of the different shapes of the influence lines, and hence critical loading arrangements.</w:t>
      </w:r>
    </w:p>
    <w:p w14:paraId="52DF300E" w14:textId="77777777" w:rsidR="00C629FF" w:rsidRPr="00B340C0" w:rsidRDefault="00C629FF" w:rsidP="00C629FF">
      <w:pPr>
        <w:pStyle w:val="Heading2"/>
        <w:rPr>
          <w:lang w:val="en-IE"/>
        </w:rPr>
      </w:pPr>
      <w:bookmarkStart w:id="70" w:name="_Ref341827834"/>
      <w:bookmarkStart w:id="71" w:name="_Toc343728237"/>
      <w:r>
        <w:rPr>
          <w:lang w:val="en-IE"/>
        </w:rPr>
        <w:lastRenderedPageBreak/>
        <w:t>Peaks-Over-Threshold</w:t>
      </w:r>
      <w:r w:rsidRPr="00B340C0">
        <w:rPr>
          <w:lang w:val="en-IE"/>
        </w:rPr>
        <w:t xml:space="preserve"> Files</w:t>
      </w:r>
      <w:bookmarkEnd w:id="70"/>
      <w:bookmarkEnd w:id="71"/>
    </w:p>
    <w:p w14:paraId="574369BE" w14:textId="77777777" w:rsidR="00C629FF" w:rsidRDefault="00C629FF" w:rsidP="00C629FF">
      <w:pPr>
        <w:rPr>
          <w:lang w:eastAsia="en-US"/>
        </w:rPr>
      </w:pPr>
      <w:r>
        <w:rPr>
          <w:lang w:eastAsia="en-US"/>
        </w:rPr>
        <w:t xml:space="preserve">If POT files are selected to be output (Line 33 of </w:t>
      </w:r>
      <w:r w:rsidRPr="00D80136">
        <w:rPr>
          <w:rFonts w:ascii="Courier New" w:hAnsi="Courier New" w:cs="Courier New"/>
          <w:lang w:eastAsia="en-US"/>
        </w:rPr>
        <w:t>BTLSin.txt</w:t>
      </w:r>
      <w:r>
        <w:rPr>
          <w:lang w:eastAsia="en-US"/>
        </w:rPr>
        <w:t xml:space="preserve">), BTLS can creates two types of file output. </w:t>
      </w:r>
    </w:p>
    <w:p w14:paraId="503C8400" w14:textId="77777777" w:rsidR="001A4597" w:rsidRDefault="00C629FF" w:rsidP="00C629FF">
      <w:pPr>
        <w:pStyle w:val="Heading3"/>
      </w:pPr>
      <w:r>
        <w:t>Vehicle Files</w:t>
      </w:r>
    </w:p>
    <w:p w14:paraId="3CA0D602" w14:textId="77777777" w:rsidR="00C629FF" w:rsidRDefault="00C629FF" w:rsidP="00C629FF">
      <w:r>
        <w:rPr>
          <w:lang w:eastAsia="en-US"/>
        </w:rPr>
        <w:t xml:space="preserve">This option is specified on Line 34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013ED4AF" w14:textId="77777777" w:rsidR="00C629FF" w:rsidRDefault="00C629FF" w:rsidP="00C629FF"/>
    <w:p w14:paraId="6271FBC3" w14:textId="77777777" w:rsidR="00C629FF" w:rsidRPr="00A254E1" w:rsidRDefault="00C629FF" w:rsidP="00C629FF">
      <w:pPr>
        <w:ind w:firstLine="720"/>
        <w:rPr>
          <w:rFonts w:ascii="Courier New" w:hAnsi="Courier New" w:cs="Courier New"/>
          <w:lang w:eastAsia="en-US"/>
        </w:rPr>
      </w:pPr>
      <w:r>
        <w:rPr>
          <w:rFonts w:ascii="Courier New" w:hAnsi="Courier New" w:cs="Courier New"/>
        </w:rPr>
        <w:t>PT_V</w:t>
      </w:r>
      <w:r w:rsidRPr="00A254E1">
        <w:rPr>
          <w:rFonts w:ascii="Courier New" w:hAnsi="Courier New" w:cs="Courier New"/>
        </w:rPr>
        <w:t>_</w:t>
      </w:r>
      <w:r>
        <w:rPr>
          <w:rFonts w:ascii="Courier New" w:hAnsi="Courier New" w:cs="Courier New"/>
        </w:rPr>
        <w:t>L_E</w:t>
      </w:r>
      <w:r w:rsidRPr="00A254E1">
        <w:rPr>
          <w:rFonts w:ascii="Courier New" w:hAnsi="Courier New" w:cs="Courier New"/>
        </w:rPr>
        <w:t>.txt</w:t>
      </w:r>
    </w:p>
    <w:p w14:paraId="49D45EE7" w14:textId="77777777" w:rsidR="00C629FF" w:rsidRDefault="00C629FF" w:rsidP="00C629FF"/>
    <w:p w14:paraId="73499AE8" w14:textId="77777777" w:rsidR="00C629FF" w:rsidRDefault="00C629FF" w:rsidP="00C629FF">
      <w:r>
        <w:t xml:space="preserve">Where </w:t>
      </w:r>
      <w:r>
        <w:rPr>
          <w:i/>
        </w:rPr>
        <w:t>L</w:t>
      </w:r>
      <w:r>
        <w:t xml:space="preserve"> is the bridge length and </w:t>
      </w:r>
      <w:r w:rsidRPr="00C629FF">
        <w:rPr>
          <w:i/>
        </w:rPr>
        <w:t>E</w:t>
      </w:r>
      <w:r>
        <w:t xml:space="preserve"> is the load effect number. This file structure is a Loading Event File, explained later. A sample output showing </w:t>
      </w:r>
      <w:r w:rsidR="00E32DD7">
        <w:t>2</w:t>
      </w:r>
      <w:r>
        <w:t xml:space="preserve"> </w:t>
      </w:r>
      <w:r w:rsidR="00E32DD7">
        <w:t>peaks</w:t>
      </w:r>
      <w:r>
        <w:t xml:space="preserve"> is:</w:t>
      </w:r>
    </w:p>
    <w:p w14:paraId="69C8B210" w14:textId="77777777" w:rsidR="00C629FF" w:rsidRDefault="00C629FF" w:rsidP="00C629FF"/>
    <w:p w14:paraId="5363EC59" w14:textId="77777777" w:rsidR="00E32DD7" w:rsidRDefault="00F06AB0" w:rsidP="00E32DD7">
      <w:pPr>
        <w:jc w:val="center"/>
      </w:pPr>
      <w:r w:rsidRPr="001B4835">
        <w:rPr>
          <w:noProof/>
          <w:lang w:val="en-AU" w:eastAsia="zh-CN"/>
        </w:rPr>
        <w:drawing>
          <wp:inline distT="0" distB="0" distL="0" distR="0" wp14:anchorId="0073D376" wp14:editId="768417E0">
            <wp:extent cx="5943600" cy="2743200"/>
            <wp:effectExtent l="0" t="0" r="0" b="0"/>
            <wp:docPr id="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2743200"/>
                    </a:xfrm>
                    <a:prstGeom prst="rect">
                      <a:avLst/>
                    </a:prstGeom>
                    <a:noFill/>
                    <a:ln>
                      <a:noFill/>
                    </a:ln>
                  </pic:spPr>
                </pic:pic>
              </a:graphicData>
            </a:graphic>
          </wp:inline>
        </w:drawing>
      </w:r>
    </w:p>
    <w:p w14:paraId="3B6EF8AF" w14:textId="77777777" w:rsidR="00C629FF" w:rsidRDefault="00C629FF" w:rsidP="00BF427B"/>
    <w:p w14:paraId="2B47300F" w14:textId="77777777" w:rsidR="00E32DD7" w:rsidRDefault="00E32DD7" w:rsidP="00BF427B">
      <w:r>
        <w:t>Note that the number of vehicles comprising the loading events are mixed and not separated out.</w:t>
      </w:r>
    </w:p>
    <w:p w14:paraId="650B8B29" w14:textId="77777777" w:rsidR="00C629FF" w:rsidRDefault="00C629FF" w:rsidP="00C629FF">
      <w:pPr>
        <w:pStyle w:val="Heading3"/>
      </w:pPr>
      <w:r>
        <w:lastRenderedPageBreak/>
        <w:t>Summary Files</w:t>
      </w:r>
    </w:p>
    <w:p w14:paraId="06E68A53" w14:textId="77777777" w:rsidR="00E32DD7" w:rsidRDefault="00E32DD7" w:rsidP="00E32DD7">
      <w:bookmarkStart w:id="72" w:name="OLE_LINK5"/>
      <w:r>
        <w:rPr>
          <w:lang w:eastAsia="en-US"/>
        </w:rPr>
        <w:t xml:space="preserve">This option is specified on Line 35 of </w:t>
      </w:r>
      <w:r w:rsidRPr="00D80136">
        <w:rPr>
          <w:rFonts w:ascii="Courier New" w:hAnsi="Courier New" w:cs="Courier New"/>
          <w:lang w:eastAsia="en-US"/>
        </w:rPr>
        <w:t>BTLSin.txt</w:t>
      </w:r>
      <w:r>
        <w:rPr>
          <w:lang w:eastAsia="en-US"/>
        </w:rPr>
        <w:t xml:space="preserve">. </w:t>
      </w:r>
      <w:r>
        <w:t>The vehicles comprising the loading event that is a peak are output in a Loading Event File structure. The files are named:</w:t>
      </w:r>
    </w:p>
    <w:p w14:paraId="5555513E" w14:textId="77777777" w:rsidR="00E32DD7" w:rsidRDefault="00E32DD7" w:rsidP="00E32DD7"/>
    <w:p w14:paraId="451A8F1D" w14:textId="77777777" w:rsidR="00E32DD7" w:rsidRPr="00A254E1" w:rsidRDefault="00E32DD7" w:rsidP="00E32DD7">
      <w:pPr>
        <w:ind w:firstLine="720"/>
        <w:rPr>
          <w:rFonts w:ascii="Courier New" w:hAnsi="Courier New" w:cs="Courier New"/>
          <w:lang w:eastAsia="en-US"/>
        </w:rPr>
      </w:pPr>
      <w:r>
        <w:rPr>
          <w:rFonts w:ascii="Courier New" w:hAnsi="Courier New" w:cs="Courier New"/>
        </w:rPr>
        <w:t>PT_S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26F13257" w14:textId="77777777" w:rsidR="00E32DD7" w:rsidRDefault="00E32DD7" w:rsidP="00E32DD7"/>
    <w:p w14:paraId="0E24EF2D" w14:textId="77777777" w:rsidR="00C629FF" w:rsidRDefault="00E32DD7" w:rsidP="00E32DD7">
      <w:r>
        <w:t xml:space="preserve">Where </w:t>
      </w:r>
      <w:r>
        <w:rPr>
          <w:i/>
        </w:rPr>
        <w:t>L</w:t>
      </w:r>
      <w:r>
        <w:t xml:space="preserve"> is the bridge length and </w:t>
      </w:r>
      <w:r w:rsidRPr="00C629FF">
        <w:rPr>
          <w:i/>
        </w:rPr>
        <w:t>E</w:t>
      </w:r>
      <w:r>
        <w:t xml:space="preserve"> is the load effect number. Each row of data in this file corresponds to a recorded peak. For each peak, the following data is </w:t>
      </w:r>
      <w:proofErr w:type="spellStart"/>
      <w:r>
        <w:t>ouput</w:t>
      </w:r>
      <w:proofErr w:type="spellEnd"/>
      <w:r>
        <w:t>:</w:t>
      </w:r>
    </w:p>
    <w:p w14:paraId="39F85456" w14:textId="77777777" w:rsidR="00E32DD7" w:rsidRDefault="00E32DD7" w:rsidP="00E32DD7">
      <w:pPr>
        <w:numPr>
          <w:ilvl w:val="0"/>
          <w:numId w:val="40"/>
        </w:numPr>
      </w:pPr>
      <w:r>
        <w:t>The peak number;</w:t>
      </w:r>
    </w:p>
    <w:p w14:paraId="06C8298F" w14:textId="77777777" w:rsidR="00E32DD7" w:rsidRDefault="00E32DD7" w:rsidP="00E32DD7">
      <w:pPr>
        <w:numPr>
          <w:ilvl w:val="0"/>
          <w:numId w:val="40"/>
        </w:numPr>
      </w:pPr>
      <w:r>
        <w:t>The time at which the peak occurred;</w:t>
      </w:r>
    </w:p>
    <w:p w14:paraId="47EEFCE9" w14:textId="77777777" w:rsidR="00E32DD7" w:rsidRDefault="00E32DD7" w:rsidP="00E32DD7">
      <w:pPr>
        <w:numPr>
          <w:ilvl w:val="0"/>
          <w:numId w:val="40"/>
        </w:numPr>
      </w:pPr>
      <w:r>
        <w:t>The number of truck sin the event;</w:t>
      </w:r>
    </w:p>
    <w:p w14:paraId="366945B2" w14:textId="77777777" w:rsidR="00E32DD7" w:rsidRDefault="00E32DD7" w:rsidP="00E32DD7">
      <w:pPr>
        <w:numPr>
          <w:ilvl w:val="0"/>
          <w:numId w:val="40"/>
        </w:numPr>
      </w:pPr>
      <w:r>
        <w:t>The peak load effect value.</w:t>
      </w:r>
    </w:p>
    <w:p w14:paraId="7FA38957" w14:textId="77777777" w:rsidR="00E32DD7" w:rsidRDefault="00E32DD7" w:rsidP="00E32DD7">
      <w:r>
        <w:t>A screenshot of such a file is shown below.</w:t>
      </w:r>
    </w:p>
    <w:p w14:paraId="3FD8B9FA" w14:textId="77777777" w:rsidR="00E32DD7" w:rsidRDefault="00E32DD7" w:rsidP="00E32DD7"/>
    <w:p w14:paraId="786390E5" w14:textId="77777777" w:rsidR="00E32DD7" w:rsidRDefault="00F06AB0" w:rsidP="00E32DD7">
      <w:pPr>
        <w:jc w:val="center"/>
        <w:rPr>
          <w:noProof/>
          <w:lang w:eastAsia="en-IE"/>
        </w:rPr>
      </w:pPr>
      <w:r w:rsidRPr="001B4835">
        <w:rPr>
          <w:noProof/>
          <w:lang w:val="en-AU" w:eastAsia="zh-CN"/>
        </w:rPr>
        <w:drawing>
          <wp:inline distT="0" distB="0" distL="0" distR="0" wp14:anchorId="4494ED8D" wp14:editId="206A254C">
            <wp:extent cx="2839085" cy="2689860"/>
            <wp:effectExtent l="0" t="0" r="0" b="0"/>
            <wp:docPr id="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39085" cy="2689860"/>
                    </a:xfrm>
                    <a:prstGeom prst="rect">
                      <a:avLst/>
                    </a:prstGeom>
                    <a:noFill/>
                    <a:ln>
                      <a:noFill/>
                    </a:ln>
                  </pic:spPr>
                </pic:pic>
              </a:graphicData>
            </a:graphic>
          </wp:inline>
        </w:drawing>
      </w:r>
    </w:p>
    <w:p w14:paraId="1EBAA2AB" w14:textId="77777777" w:rsidR="0071039A" w:rsidRDefault="0071039A" w:rsidP="0071039A">
      <w:pPr>
        <w:rPr>
          <w:noProof/>
          <w:lang w:eastAsia="en-IE"/>
        </w:rPr>
      </w:pPr>
    </w:p>
    <w:p w14:paraId="78FF4F29" w14:textId="77777777" w:rsidR="0071039A" w:rsidRDefault="0071039A" w:rsidP="0071039A">
      <w:pPr>
        <w:rPr>
          <w:noProof/>
          <w:lang w:eastAsia="en-IE"/>
        </w:rPr>
      </w:pPr>
      <w:r>
        <w:rPr>
          <w:noProof/>
          <w:lang w:eastAsia="en-IE"/>
        </w:rPr>
        <w:t xml:space="preserve">Note that since there is not much memory required to store peak information, the buffer size defined on Line 36 of </w:t>
      </w:r>
      <w:r w:rsidRPr="00D80136">
        <w:rPr>
          <w:rFonts w:ascii="Courier New" w:hAnsi="Courier New" w:cs="Courier New"/>
          <w:lang w:eastAsia="en-US"/>
        </w:rPr>
        <w:t>BTLSin.txt</w:t>
      </w:r>
      <w:r>
        <w:rPr>
          <w:noProof/>
          <w:lang w:eastAsia="en-IE"/>
        </w:rPr>
        <w:t xml:space="preserve"> should be large to prevent frequent disk writing which is slow.</w:t>
      </w:r>
    </w:p>
    <w:bookmarkEnd w:id="72"/>
    <w:p w14:paraId="758CDE50" w14:textId="77777777" w:rsidR="009F70C2" w:rsidRDefault="009F70C2" w:rsidP="009F70C2">
      <w:pPr>
        <w:pStyle w:val="Heading3"/>
        <w:rPr>
          <w:noProof/>
          <w:lang w:eastAsia="en-IE"/>
        </w:rPr>
      </w:pPr>
      <w:r>
        <w:rPr>
          <w:noProof/>
          <w:lang w:eastAsia="en-IE"/>
        </w:rPr>
        <w:lastRenderedPageBreak/>
        <w:t>Counter Files</w:t>
      </w:r>
    </w:p>
    <w:p w14:paraId="38399E2C" w14:textId="77777777" w:rsidR="009F70C2" w:rsidRDefault="009F70C2" w:rsidP="009F70C2">
      <w:r>
        <w:rPr>
          <w:lang w:eastAsia="en-US"/>
        </w:rPr>
        <w:t xml:space="preserve">This option is specified on Line </w:t>
      </w:r>
      <w:r w:rsidRPr="009F70C2">
        <w:rPr>
          <w:highlight w:val="yellow"/>
          <w:lang w:eastAsia="en-US"/>
        </w:rPr>
        <w:t>35</w:t>
      </w:r>
      <w:r>
        <w:rPr>
          <w:lang w:eastAsia="en-US"/>
        </w:rPr>
        <w:t xml:space="preserve"> of </w:t>
      </w:r>
      <w:r w:rsidRPr="00D80136">
        <w:rPr>
          <w:rFonts w:ascii="Courier New" w:hAnsi="Courier New" w:cs="Courier New"/>
          <w:lang w:eastAsia="en-US"/>
        </w:rPr>
        <w:t>BTLSin.txt</w:t>
      </w:r>
      <w:r>
        <w:rPr>
          <w:lang w:eastAsia="en-US"/>
        </w:rPr>
        <w:t xml:space="preserve">. </w:t>
      </w:r>
      <w:r>
        <w:t xml:space="preserve">The number of peaks over the specified threshold occurring in each </w:t>
      </w:r>
      <w:r w:rsidR="00201B1B">
        <w:t xml:space="preserve">counter </w:t>
      </w:r>
      <w:bookmarkStart w:id="73" w:name="OLE_LINK6"/>
      <w:r w:rsidR="00201B1B">
        <w:t>interval</w:t>
      </w:r>
      <w:r>
        <w:t xml:space="preserve"> </w:t>
      </w:r>
      <w:bookmarkEnd w:id="73"/>
      <w:r>
        <w:t>(defined on Line</w:t>
      </w:r>
      <w:r w:rsidR="00201B1B">
        <w:t>s</w:t>
      </w:r>
      <w:r>
        <w:t xml:space="preserve"> </w:t>
      </w:r>
      <w:r w:rsidRPr="00201B1B">
        <w:rPr>
          <w:highlight w:val="yellow"/>
        </w:rPr>
        <w:t>XX</w:t>
      </w:r>
      <w:r>
        <w:t xml:space="preserve"> of BTLSin.txt) is output for each load effect. The files are named:</w:t>
      </w:r>
    </w:p>
    <w:p w14:paraId="1575C23F" w14:textId="77777777" w:rsidR="009F70C2" w:rsidRDefault="009F70C2" w:rsidP="009F70C2"/>
    <w:p w14:paraId="61A9B091" w14:textId="77777777" w:rsidR="009F70C2" w:rsidRPr="00A254E1" w:rsidRDefault="009F70C2" w:rsidP="009F70C2">
      <w:pPr>
        <w:ind w:firstLine="720"/>
        <w:rPr>
          <w:rFonts w:ascii="Courier New" w:hAnsi="Courier New" w:cs="Courier New"/>
          <w:lang w:eastAsia="en-US"/>
        </w:rPr>
      </w:pPr>
      <w:r>
        <w:rPr>
          <w:rFonts w:ascii="Courier New" w:hAnsi="Courier New" w:cs="Courier New"/>
        </w:rPr>
        <w:t>PT_C</w:t>
      </w:r>
      <w:r w:rsidRPr="00A254E1">
        <w:rPr>
          <w:rFonts w:ascii="Courier New" w:hAnsi="Courier New" w:cs="Courier New"/>
        </w:rPr>
        <w:t>_</w:t>
      </w:r>
      <w:r>
        <w:rPr>
          <w:rFonts w:ascii="Courier New" w:hAnsi="Courier New" w:cs="Courier New"/>
        </w:rPr>
        <w:t>L</w:t>
      </w:r>
      <w:r w:rsidRPr="00A254E1">
        <w:rPr>
          <w:rFonts w:ascii="Courier New" w:hAnsi="Courier New" w:cs="Courier New"/>
        </w:rPr>
        <w:t>.txt</w:t>
      </w:r>
    </w:p>
    <w:p w14:paraId="45E7A808" w14:textId="77777777" w:rsidR="009F70C2" w:rsidRDefault="009F70C2" w:rsidP="009F70C2"/>
    <w:p w14:paraId="63261053" w14:textId="77777777" w:rsidR="009F70C2" w:rsidRDefault="009F70C2" w:rsidP="009F70C2">
      <w:r>
        <w:t xml:space="preserve">Where </w:t>
      </w:r>
      <w:r>
        <w:rPr>
          <w:i/>
        </w:rPr>
        <w:t>L</w:t>
      </w:r>
      <w:r>
        <w:t xml:space="preserve"> is the bridge length. Each row of data in this file corresponds to a </w:t>
      </w:r>
      <w:r w:rsidR="00201B1B">
        <w:t>counter interval</w:t>
      </w:r>
      <w:r>
        <w:t>, and for each block and load effect the number of peaks is given. A screenshot of such a file is shown below.</w:t>
      </w:r>
    </w:p>
    <w:p w14:paraId="464D1CB0" w14:textId="77777777" w:rsidR="009F70C2" w:rsidRDefault="009F70C2" w:rsidP="009F70C2"/>
    <w:p w14:paraId="1752724B" w14:textId="77777777" w:rsidR="009F70C2" w:rsidRDefault="00F06AB0" w:rsidP="009F70C2">
      <w:pPr>
        <w:jc w:val="center"/>
        <w:rPr>
          <w:noProof/>
          <w:lang w:eastAsia="en-IE"/>
        </w:rPr>
      </w:pPr>
      <w:r w:rsidRPr="00F13E7B">
        <w:rPr>
          <w:noProof/>
          <w:lang w:val="en-AU" w:eastAsia="zh-CN"/>
        </w:rPr>
        <w:drawing>
          <wp:inline distT="0" distB="0" distL="0" distR="0" wp14:anchorId="23259DBE" wp14:editId="75214049">
            <wp:extent cx="3476625" cy="1382395"/>
            <wp:effectExtent l="0" t="0" r="9525" b="8255"/>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76625" cy="1382395"/>
                    </a:xfrm>
                    <a:prstGeom prst="rect">
                      <a:avLst/>
                    </a:prstGeom>
                    <a:noFill/>
                    <a:ln>
                      <a:noFill/>
                    </a:ln>
                  </pic:spPr>
                </pic:pic>
              </a:graphicData>
            </a:graphic>
          </wp:inline>
        </w:drawing>
      </w:r>
    </w:p>
    <w:p w14:paraId="50F75F5E" w14:textId="77777777" w:rsidR="009F70C2" w:rsidRDefault="009F70C2" w:rsidP="009F70C2">
      <w:pPr>
        <w:rPr>
          <w:noProof/>
          <w:lang w:eastAsia="en-IE"/>
        </w:rPr>
      </w:pPr>
    </w:p>
    <w:p w14:paraId="3D1274DC" w14:textId="77777777" w:rsidR="009F70C2" w:rsidRDefault="009F70C2" w:rsidP="009F70C2">
      <w:pPr>
        <w:rPr>
          <w:noProof/>
          <w:lang w:eastAsia="en-IE"/>
        </w:rPr>
      </w:pPr>
      <w:r>
        <w:rPr>
          <w:noProof/>
          <w:lang w:eastAsia="en-IE"/>
        </w:rPr>
        <w:t xml:space="preserve">If the POT output buffer size (Line 36 of </w:t>
      </w:r>
      <w:r w:rsidRPr="00D80136">
        <w:rPr>
          <w:rFonts w:ascii="Courier New" w:hAnsi="Courier New" w:cs="Courier New"/>
          <w:lang w:eastAsia="en-US"/>
        </w:rPr>
        <w:t>BTLSin.txt</w:t>
      </w:r>
      <w:r>
        <w:rPr>
          <w:rFonts w:ascii="Courier New" w:hAnsi="Courier New" w:cs="Courier New"/>
          <w:lang w:eastAsia="en-US"/>
        </w:rPr>
        <w:t>)</w:t>
      </w:r>
      <w:r>
        <w:rPr>
          <w:noProof/>
          <w:lang w:eastAsia="en-IE"/>
        </w:rPr>
        <w:t xml:space="preserve"> is such that an output occurs during a </w:t>
      </w:r>
      <w:r w:rsidR="00201B1B">
        <w:rPr>
          <w:noProof/>
          <w:lang w:eastAsia="en-IE"/>
        </w:rPr>
        <w:t xml:space="preserve">counter </w:t>
      </w:r>
      <w:r w:rsidR="00201B1B">
        <w:t>interval</w:t>
      </w:r>
      <w:r>
        <w:rPr>
          <w:noProof/>
          <w:lang w:eastAsia="en-IE"/>
        </w:rPr>
        <w:t xml:space="preserve">, then the </w:t>
      </w:r>
      <w:r w:rsidR="00201B1B">
        <w:t xml:space="preserve">interval </w:t>
      </w:r>
      <w:r>
        <w:rPr>
          <w:noProof/>
          <w:lang w:eastAsia="en-IE"/>
        </w:rPr>
        <w:t>will have two rows (the number of peaks before output, and number after output) and the total number of peaks will be the sum of the two results.</w:t>
      </w:r>
      <w:r w:rsidR="00D257A6">
        <w:rPr>
          <w:noProof/>
          <w:lang w:eastAsia="en-IE"/>
        </w:rPr>
        <w:t xml:space="preserve"> Again, </w:t>
      </w:r>
      <w:r>
        <w:rPr>
          <w:noProof/>
          <w:lang w:eastAsia="en-IE"/>
        </w:rPr>
        <w:t>since there is not much memory required to store peak information, the buffer size defined on should be large to prevent frequent disk writing which is slow.</w:t>
      </w:r>
    </w:p>
    <w:p w14:paraId="081A025A" w14:textId="77777777" w:rsidR="009F70C2" w:rsidRDefault="009F70C2" w:rsidP="0071039A">
      <w:pPr>
        <w:rPr>
          <w:noProof/>
          <w:lang w:eastAsia="en-IE"/>
        </w:rPr>
      </w:pPr>
    </w:p>
    <w:p w14:paraId="68D8F5C8" w14:textId="77777777" w:rsidR="0071039A" w:rsidRDefault="0071039A" w:rsidP="0071039A">
      <w:pPr>
        <w:pStyle w:val="Heading2"/>
        <w:rPr>
          <w:noProof/>
        </w:rPr>
      </w:pPr>
      <w:bookmarkStart w:id="74" w:name="_Ref341827856"/>
      <w:bookmarkStart w:id="75" w:name="_Toc343728238"/>
      <w:r>
        <w:rPr>
          <w:noProof/>
        </w:rPr>
        <w:lastRenderedPageBreak/>
        <w:t>Load Effect Statistics Output</w:t>
      </w:r>
      <w:bookmarkEnd w:id="74"/>
      <w:bookmarkEnd w:id="75"/>
    </w:p>
    <w:p w14:paraId="6659F79C" w14:textId="77777777" w:rsidR="00174295" w:rsidRDefault="00174295" w:rsidP="00174295">
      <w:pPr>
        <w:rPr>
          <w:lang w:val="en-US" w:eastAsia="en-US"/>
        </w:rPr>
      </w:pPr>
      <w:r>
        <w:rPr>
          <w:lang w:val="en-US" w:eastAsia="en-US"/>
        </w:rPr>
        <w:t>BTLS can output some useful summary statistics of the calculated load effects. The statistics currently supported are:</w:t>
      </w:r>
    </w:p>
    <w:p w14:paraId="247D027A" w14:textId="77777777" w:rsidR="00174295" w:rsidRDefault="00174295" w:rsidP="00174295">
      <w:pPr>
        <w:numPr>
          <w:ilvl w:val="0"/>
          <w:numId w:val="41"/>
        </w:numPr>
        <w:rPr>
          <w:lang w:val="en-US" w:eastAsia="en-US"/>
        </w:rPr>
      </w:pPr>
      <w:r>
        <w:rPr>
          <w:lang w:val="en-US" w:eastAsia="en-US"/>
        </w:rPr>
        <w:t xml:space="preserve">Events </w:t>
      </w:r>
      <w:proofErr w:type="gramStart"/>
      <w:r>
        <w:rPr>
          <w:lang w:val="en-US" w:eastAsia="en-US"/>
        </w:rPr>
        <w:t>count;</w:t>
      </w:r>
      <w:proofErr w:type="gramEnd"/>
    </w:p>
    <w:p w14:paraId="6AD4BDE3" w14:textId="77777777" w:rsidR="00174295" w:rsidRDefault="00174295" w:rsidP="00174295">
      <w:pPr>
        <w:numPr>
          <w:ilvl w:val="0"/>
          <w:numId w:val="41"/>
        </w:numPr>
        <w:rPr>
          <w:lang w:val="en-US" w:eastAsia="en-US"/>
        </w:rPr>
      </w:pPr>
      <w:r>
        <w:rPr>
          <w:lang w:val="en-US" w:eastAsia="en-US"/>
        </w:rPr>
        <w:t xml:space="preserve">The number of vehicles </w:t>
      </w:r>
      <w:proofErr w:type="gramStart"/>
      <w:r>
        <w:rPr>
          <w:lang w:val="en-US" w:eastAsia="en-US"/>
        </w:rPr>
        <w:t>recorded;</w:t>
      </w:r>
      <w:proofErr w:type="gramEnd"/>
    </w:p>
    <w:p w14:paraId="7E8596CF" w14:textId="77777777" w:rsidR="00174295" w:rsidRDefault="00174295" w:rsidP="00174295">
      <w:pPr>
        <w:numPr>
          <w:ilvl w:val="0"/>
          <w:numId w:val="41"/>
        </w:numPr>
        <w:rPr>
          <w:lang w:val="en-US" w:eastAsia="en-US"/>
        </w:rPr>
      </w:pPr>
      <w:r>
        <w:rPr>
          <w:lang w:val="en-US" w:eastAsia="en-US"/>
        </w:rPr>
        <w:t>The number of trucks recorded</w:t>
      </w:r>
    </w:p>
    <w:p w14:paraId="65F79263" w14:textId="77777777" w:rsidR="00201B1B" w:rsidRDefault="00201B1B" w:rsidP="00174295">
      <w:pPr>
        <w:numPr>
          <w:ilvl w:val="0"/>
          <w:numId w:val="41"/>
        </w:numPr>
        <w:rPr>
          <w:lang w:val="en-US" w:eastAsia="en-US"/>
        </w:rPr>
      </w:pPr>
      <w:r>
        <w:rPr>
          <w:lang w:val="en-US" w:eastAsia="en-US"/>
        </w:rPr>
        <w:t xml:space="preserve">The minimum load effect </w:t>
      </w:r>
      <w:proofErr w:type="gramStart"/>
      <w:r>
        <w:rPr>
          <w:lang w:val="en-US" w:eastAsia="en-US"/>
        </w:rPr>
        <w:t>value;</w:t>
      </w:r>
      <w:proofErr w:type="gramEnd"/>
    </w:p>
    <w:p w14:paraId="65B7BE4C" w14:textId="77777777" w:rsidR="00201B1B" w:rsidRDefault="00201B1B" w:rsidP="00174295">
      <w:pPr>
        <w:numPr>
          <w:ilvl w:val="0"/>
          <w:numId w:val="41"/>
        </w:numPr>
        <w:rPr>
          <w:lang w:val="en-US" w:eastAsia="en-US"/>
        </w:rPr>
      </w:pPr>
      <w:r>
        <w:rPr>
          <w:lang w:val="en-US" w:eastAsia="en-US"/>
        </w:rPr>
        <w:t xml:space="preserve">The maximum load effect </w:t>
      </w:r>
      <w:proofErr w:type="gramStart"/>
      <w:r>
        <w:rPr>
          <w:lang w:val="en-US" w:eastAsia="en-US"/>
        </w:rPr>
        <w:t>value;</w:t>
      </w:r>
      <w:proofErr w:type="gramEnd"/>
    </w:p>
    <w:p w14:paraId="550C5DBF" w14:textId="77777777" w:rsidR="00174295" w:rsidRDefault="00174295" w:rsidP="00174295">
      <w:pPr>
        <w:numPr>
          <w:ilvl w:val="0"/>
          <w:numId w:val="41"/>
        </w:numPr>
        <w:rPr>
          <w:lang w:val="en-US" w:eastAsia="en-US"/>
        </w:rPr>
      </w:pPr>
      <w:r>
        <w:rPr>
          <w:lang w:val="en-US" w:eastAsia="en-US"/>
        </w:rPr>
        <w:t>The m</w:t>
      </w:r>
      <w:r w:rsidRPr="00174295">
        <w:rPr>
          <w:lang w:val="en-US" w:eastAsia="en-US"/>
        </w:rPr>
        <w:t>ean</w:t>
      </w:r>
      <w:r>
        <w:rPr>
          <w:lang w:val="en-US" w:eastAsia="en-US"/>
        </w:rPr>
        <w:t xml:space="preserve"> load effect </w:t>
      </w:r>
      <w:proofErr w:type="gramStart"/>
      <w:r>
        <w:rPr>
          <w:lang w:val="en-US" w:eastAsia="en-US"/>
        </w:rPr>
        <w:t>value;</w:t>
      </w:r>
      <w:proofErr w:type="gramEnd"/>
    </w:p>
    <w:p w14:paraId="5675570E" w14:textId="77777777" w:rsidR="00174295" w:rsidRDefault="00174295" w:rsidP="00174295">
      <w:pPr>
        <w:numPr>
          <w:ilvl w:val="0"/>
          <w:numId w:val="41"/>
        </w:numPr>
        <w:rPr>
          <w:lang w:val="en-US" w:eastAsia="en-US"/>
        </w:rPr>
      </w:pPr>
      <w:r>
        <w:rPr>
          <w:lang w:val="en-US" w:eastAsia="en-US"/>
        </w:rPr>
        <w:t xml:space="preserve">The standard deviation of load </w:t>
      </w:r>
      <w:proofErr w:type="gramStart"/>
      <w:r>
        <w:rPr>
          <w:lang w:val="en-US" w:eastAsia="en-US"/>
        </w:rPr>
        <w:t>effect;</w:t>
      </w:r>
      <w:proofErr w:type="gramEnd"/>
    </w:p>
    <w:p w14:paraId="6E9998C9"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variance;</w:t>
      </w:r>
      <w:proofErr w:type="gramEnd"/>
    </w:p>
    <w:p w14:paraId="15875C05" w14:textId="77777777" w:rsidR="00174295" w:rsidRDefault="00174295" w:rsidP="00174295">
      <w:pPr>
        <w:numPr>
          <w:ilvl w:val="0"/>
          <w:numId w:val="41"/>
        </w:numPr>
        <w:rPr>
          <w:lang w:val="en-US" w:eastAsia="en-US"/>
        </w:rPr>
      </w:pPr>
      <w:r>
        <w:rPr>
          <w:lang w:val="en-US" w:eastAsia="en-US"/>
        </w:rPr>
        <w:t xml:space="preserve">The load effect </w:t>
      </w:r>
      <w:proofErr w:type="gramStart"/>
      <w:r>
        <w:rPr>
          <w:lang w:val="en-US" w:eastAsia="en-US"/>
        </w:rPr>
        <w:t>skewness;</w:t>
      </w:r>
      <w:proofErr w:type="gramEnd"/>
    </w:p>
    <w:p w14:paraId="04E1EF2E" w14:textId="77777777" w:rsidR="00174295" w:rsidRPr="00FE114B" w:rsidRDefault="00174295" w:rsidP="00174295">
      <w:pPr>
        <w:numPr>
          <w:ilvl w:val="0"/>
          <w:numId w:val="41"/>
        </w:numPr>
        <w:rPr>
          <w:lang w:val="en-US" w:eastAsia="en-US"/>
        </w:rPr>
      </w:pPr>
      <w:r w:rsidRPr="00FE114B">
        <w:rPr>
          <w:lang w:val="en-US" w:eastAsia="en-US"/>
        </w:rPr>
        <w:t>The load effect kurtosis.</w:t>
      </w:r>
    </w:p>
    <w:p w14:paraId="6AA17680" w14:textId="77777777" w:rsidR="00174295" w:rsidRDefault="00174295" w:rsidP="00F81FF1">
      <w:pPr>
        <w:pStyle w:val="Heading3"/>
        <w:rPr>
          <w:lang w:val="en-US" w:eastAsia="en-US"/>
        </w:rPr>
      </w:pPr>
      <w:r>
        <w:rPr>
          <w:lang w:val="en-US" w:eastAsia="en-US"/>
        </w:rPr>
        <w:t>Cumulative Statistics</w:t>
      </w:r>
    </w:p>
    <w:p w14:paraId="4F4BEE95" w14:textId="77777777" w:rsidR="00174295" w:rsidRDefault="00174295" w:rsidP="00174295">
      <w:r>
        <w:rPr>
          <w:lang w:val="en-US" w:eastAsia="en-US"/>
        </w:rPr>
        <w:t>For this output, the statistics are accumulated throughout the full length of the simulation.</w:t>
      </w:r>
      <w:r w:rsidRPr="00174295">
        <w:t xml:space="preserve"> </w:t>
      </w:r>
      <w:r>
        <w:t>The files are named:</w:t>
      </w:r>
    </w:p>
    <w:p w14:paraId="2F0C9B0E" w14:textId="77777777" w:rsidR="00174295" w:rsidRDefault="00174295" w:rsidP="00174295"/>
    <w:p w14:paraId="11A52229" w14:textId="77777777" w:rsidR="00174295" w:rsidRPr="00A254E1" w:rsidRDefault="00F81FF1" w:rsidP="00174295">
      <w:pPr>
        <w:ind w:firstLine="720"/>
        <w:rPr>
          <w:rFonts w:ascii="Courier New" w:hAnsi="Courier New" w:cs="Courier New"/>
          <w:lang w:eastAsia="en-US"/>
        </w:rPr>
      </w:pPr>
      <w:r>
        <w:rPr>
          <w:rFonts w:ascii="Courier New" w:hAnsi="Courier New" w:cs="Courier New"/>
        </w:rPr>
        <w:t>SS</w:t>
      </w:r>
      <w:r w:rsidR="00174295">
        <w:rPr>
          <w:rFonts w:ascii="Courier New" w:hAnsi="Courier New" w:cs="Courier New"/>
        </w:rPr>
        <w:t>_</w:t>
      </w:r>
      <w:r>
        <w:rPr>
          <w:rFonts w:ascii="Courier New" w:hAnsi="Courier New" w:cs="Courier New"/>
        </w:rPr>
        <w:t>C</w:t>
      </w:r>
      <w:r w:rsidR="00174295" w:rsidRPr="00A254E1">
        <w:rPr>
          <w:rFonts w:ascii="Courier New" w:hAnsi="Courier New" w:cs="Courier New"/>
        </w:rPr>
        <w:t>_</w:t>
      </w:r>
      <w:r>
        <w:rPr>
          <w:rFonts w:ascii="Courier New" w:hAnsi="Courier New" w:cs="Courier New"/>
        </w:rPr>
        <w:t>L</w:t>
      </w:r>
      <w:r w:rsidR="00174295" w:rsidRPr="00A254E1">
        <w:rPr>
          <w:rFonts w:ascii="Courier New" w:hAnsi="Courier New" w:cs="Courier New"/>
        </w:rPr>
        <w:t>.txt</w:t>
      </w:r>
    </w:p>
    <w:p w14:paraId="071C299C" w14:textId="77777777" w:rsidR="00174295" w:rsidRDefault="00174295" w:rsidP="00174295"/>
    <w:p w14:paraId="5E74E750" w14:textId="77777777" w:rsidR="00174295" w:rsidRDefault="00174295" w:rsidP="00174295">
      <w:r>
        <w:t xml:space="preserve">Where </w:t>
      </w:r>
      <w:r>
        <w:rPr>
          <w:i/>
        </w:rPr>
        <w:t>L</w:t>
      </w:r>
      <w:r>
        <w:t xml:space="preserve"> is the bridge length.</w:t>
      </w:r>
      <w:r w:rsidR="00F81FF1">
        <w:t xml:space="preserve"> In this file, each row corresponds to a load effect. A sample screenshot is:</w:t>
      </w:r>
    </w:p>
    <w:p w14:paraId="45DAD742" w14:textId="77777777" w:rsidR="00F81FF1" w:rsidRDefault="00F81FF1" w:rsidP="00174295"/>
    <w:p w14:paraId="7780C7BB" w14:textId="77777777" w:rsidR="00F81FF1" w:rsidRDefault="00F06AB0" w:rsidP="00174295">
      <w:pPr>
        <w:rPr>
          <w:lang w:val="en-US" w:eastAsia="en-US"/>
        </w:rPr>
      </w:pPr>
      <w:r w:rsidRPr="001B4835">
        <w:rPr>
          <w:noProof/>
          <w:lang w:val="en-AU" w:eastAsia="zh-CN"/>
        </w:rPr>
        <w:drawing>
          <wp:inline distT="0" distB="0" distL="0" distR="0" wp14:anchorId="17AC2E8D" wp14:editId="43829EC7">
            <wp:extent cx="5943600" cy="1042035"/>
            <wp:effectExtent l="0" t="0" r="0" b="5715"/>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042035"/>
                    </a:xfrm>
                    <a:prstGeom prst="rect">
                      <a:avLst/>
                    </a:prstGeom>
                    <a:noFill/>
                    <a:ln>
                      <a:noFill/>
                    </a:ln>
                  </pic:spPr>
                </pic:pic>
              </a:graphicData>
            </a:graphic>
          </wp:inline>
        </w:drawing>
      </w:r>
    </w:p>
    <w:p w14:paraId="227B3916" w14:textId="77777777" w:rsidR="00174295" w:rsidRDefault="00174295" w:rsidP="00174295">
      <w:pPr>
        <w:rPr>
          <w:lang w:val="en-US" w:eastAsia="en-US"/>
        </w:rPr>
      </w:pPr>
    </w:p>
    <w:p w14:paraId="6C49C70C" w14:textId="77777777" w:rsidR="00174295" w:rsidRDefault="00174295" w:rsidP="00F81FF1">
      <w:pPr>
        <w:pStyle w:val="Heading3"/>
        <w:rPr>
          <w:lang w:val="en-US" w:eastAsia="en-US"/>
        </w:rPr>
      </w:pPr>
      <w:r>
        <w:rPr>
          <w:lang w:val="en-US" w:eastAsia="en-US"/>
        </w:rPr>
        <w:lastRenderedPageBreak/>
        <w:t>Interval Statistics</w:t>
      </w:r>
    </w:p>
    <w:p w14:paraId="65661131" w14:textId="77777777" w:rsidR="00F81FF1" w:rsidRDefault="00F81FF1" w:rsidP="00F81FF1">
      <w:r>
        <w:rPr>
          <w:lang w:val="en-US" w:eastAsia="en-US"/>
        </w:rPr>
        <w:t xml:space="preserve">For intervals of specified duration (Line 40 of </w:t>
      </w:r>
      <w:r w:rsidRPr="00F81FF1">
        <w:rPr>
          <w:rFonts w:ascii="Courier New" w:hAnsi="Courier New" w:cs="Courier New"/>
          <w:lang w:val="en-US" w:eastAsia="en-US"/>
        </w:rPr>
        <w:t>BTLSin.txt</w:t>
      </w:r>
      <w:r>
        <w:rPr>
          <w:lang w:val="en-US" w:eastAsia="en-US"/>
        </w:rPr>
        <w:t xml:space="preserve">), the statistics are recorded and written to disk when the buffer size is exceeded (Line 41 of </w:t>
      </w:r>
      <w:r w:rsidRPr="00F81FF1">
        <w:rPr>
          <w:rFonts w:ascii="Courier New" w:hAnsi="Courier New" w:cs="Courier New"/>
          <w:lang w:val="en-US" w:eastAsia="en-US"/>
        </w:rPr>
        <w:t>BTLSin.txt</w:t>
      </w:r>
      <w:r>
        <w:rPr>
          <w:lang w:val="en-US" w:eastAsia="en-US"/>
        </w:rPr>
        <w:t xml:space="preserve">). This buffer size should be quite large since not much memory is needed to store statistics. </w:t>
      </w:r>
      <w:r>
        <w:t>The files are named:</w:t>
      </w:r>
    </w:p>
    <w:p w14:paraId="17AE6C21" w14:textId="77777777" w:rsidR="00F81FF1" w:rsidRDefault="00F81FF1" w:rsidP="00F81FF1"/>
    <w:p w14:paraId="1976F3F9" w14:textId="77777777" w:rsidR="00F81FF1" w:rsidRPr="00A254E1" w:rsidRDefault="00F81FF1" w:rsidP="00F81FF1">
      <w:pPr>
        <w:ind w:firstLine="720"/>
        <w:rPr>
          <w:rFonts w:ascii="Courier New" w:hAnsi="Courier New" w:cs="Courier New"/>
          <w:lang w:eastAsia="en-US"/>
        </w:rPr>
      </w:pPr>
      <w:r>
        <w:rPr>
          <w:rFonts w:ascii="Courier New" w:hAnsi="Courier New" w:cs="Courier New"/>
        </w:rPr>
        <w:t>SS_S</w:t>
      </w:r>
      <w:r w:rsidRPr="00A254E1">
        <w:rPr>
          <w:rFonts w:ascii="Courier New" w:hAnsi="Courier New" w:cs="Courier New"/>
        </w:rPr>
        <w:t>_</w:t>
      </w:r>
      <w:r>
        <w:rPr>
          <w:rFonts w:ascii="Courier New" w:hAnsi="Courier New" w:cs="Courier New"/>
        </w:rPr>
        <w:t>L_Eff_E</w:t>
      </w:r>
      <w:r w:rsidRPr="00A254E1">
        <w:rPr>
          <w:rFonts w:ascii="Courier New" w:hAnsi="Courier New" w:cs="Courier New"/>
        </w:rPr>
        <w:t>.txt</w:t>
      </w:r>
    </w:p>
    <w:p w14:paraId="037A63F6" w14:textId="77777777" w:rsidR="00F81FF1" w:rsidRDefault="00F81FF1" w:rsidP="00F81FF1"/>
    <w:p w14:paraId="0959994E" w14:textId="77777777" w:rsidR="00F81FF1" w:rsidRDefault="00F81FF1" w:rsidP="00174295">
      <w:r>
        <w:t xml:space="preserve">Where </w:t>
      </w:r>
      <w:r>
        <w:rPr>
          <w:i/>
        </w:rPr>
        <w:t>L</w:t>
      </w:r>
      <w:r>
        <w:t xml:space="preserve"> is the bridge length and </w:t>
      </w:r>
      <w:r>
        <w:rPr>
          <w:i/>
        </w:rPr>
        <w:t>E</w:t>
      </w:r>
      <w:r>
        <w:t xml:space="preserve"> is the load effect number. </w:t>
      </w:r>
      <w:r w:rsidR="00115EA5">
        <w:t>A sample output is shown below. The interval number and time are also given.</w:t>
      </w:r>
    </w:p>
    <w:p w14:paraId="4D5AFD02" w14:textId="77777777" w:rsidR="00F81FF1" w:rsidRDefault="00F81FF1" w:rsidP="00174295"/>
    <w:p w14:paraId="36A90DFE" w14:textId="77777777" w:rsidR="00F81FF1" w:rsidRPr="00F81FF1" w:rsidRDefault="00F06AB0" w:rsidP="00F81FF1">
      <w:pPr>
        <w:jc w:val="center"/>
        <w:rPr>
          <w:lang w:val="en-US" w:eastAsia="en-US"/>
        </w:rPr>
      </w:pPr>
      <w:r w:rsidRPr="001B4835">
        <w:rPr>
          <w:noProof/>
          <w:lang w:val="en-AU" w:eastAsia="zh-CN"/>
        </w:rPr>
        <w:drawing>
          <wp:inline distT="0" distB="0" distL="0" distR="0" wp14:anchorId="0512240B" wp14:editId="23FD751E">
            <wp:extent cx="5943600" cy="2487930"/>
            <wp:effectExtent l="0" t="0" r="0" b="762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2487930"/>
                    </a:xfrm>
                    <a:prstGeom prst="rect">
                      <a:avLst/>
                    </a:prstGeom>
                    <a:noFill/>
                    <a:ln>
                      <a:noFill/>
                    </a:ln>
                  </pic:spPr>
                </pic:pic>
              </a:graphicData>
            </a:graphic>
          </wp:inline>
        </w:drawing>
      </w:r>
    </w:p>
    <w:p w14:paraId="0E8AA211" w14:textId="77777777" w:rsidR="001A4597" w:rsidRDefault="001A4597" w:rsidP="001A4597">
      <w:pPr>
        <w:pStyle w:val="Heading2"/>
      </w:pPr>
      <w:bookmarkStart w:id="76" w:name="_Toc343728239"/>
      <w:bookmarkStart w:id="77" w:name="OLE_LINK49"/>
      <w:r>
        <w:lastRenderedPageBreak/>
        <w:t>Loading Event File Structure</w:t>
      </w:r>
      <w:bookmarkEnd w:id="76"/>
    </w:p>
    <w:bookmarkEnd w:id="77"/>
    <w:p w14:paraId="77782304" w14:textId="77777777" w:rsidR="001A4597" w:rsidRDefault="001A4597" w:rsidP="001A4597">
      <w:pPr>
        <w:rPr>
          <w:lang w:val="en-US" w:eastAsia="en-US"/>
        </w:rPr>
      </w:pPr>
      <w:r>
        <w:rPr>
          <w:lang w:val="en-US" w:eastAsia="en-US"/>
        </w:rPr>
        <w:t>This file structure contains all information relating to the event. An example is shown below (from the Block Maximum Vehicle Files, Out by Number of Trucks screenshot).</w:t>
      </w:r>
    </w:p>
    <w:p w14:paraId="56E43D2C" w14:textId="77777777" w:rsidR="001A4597" w:rsidRPr="001A4597" w:rsidRDefault="001A4597" w:rsidP="001A4597">
      <w:pPr>
        <w:rPr>
          <w:lang w:val="en-US" w:eastAsia="en-US"/>
        </w:rPr>
      </w:pPr>
    </w:p>
    <w:tbl>
      <w:tblPr>
        <w:tblW w:w="5000" w:type="pct"/>
        <w:tblBorders>
          <w:top w:val="single" w:sz="4" w:space="0" w:color="auto"/>
          <w:left w:val="single" w:sz="4" w:space="0" w:color="auto"/>
          <w:bottom w:val="single" w:sz="4" w:space="0" w:color="auto"/>
          <w:right w:val="single" w:sz="4" w:space="0" w:color="auto"/>
        </w:tblBorders>
        <w:tblCellMar>
          <w:left w:w="0" w:type="dxa"/>
          <w:right w:w="0" w:type="dxa"/>
        </w:tblCellMar>
        <w:tblLook w:val="0000" w:firstRow="0" w:lastRow="0" w:firstColumn="0" w:lastColumn="0" w:noHBand="0" w:noVBand="0"/>
      </w:tblPr>
      <w:tblGrid>
        <w:gridCol w:w="866"/>
        <w:gridCol w:w="8763"/>
      </w:tblGrid>
      <w:tr w:rsidR="001A4597" w:rsidRPr="00B91322" w14:paraId="56E3040D" w14:textId="77777777" w:rsidTr="000F545C">
        <w:trPr>
          <w:trHeight w:val="300"/>
        </w:trPr>
        <w:tc>
          <w:tcPr>
            <w:tcW w:w="866" w:type="dxa"/>
            <w:tcBorders>
              <w:top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center"/>
          </w:tcPr>
          <w:p w14:paraId="0D0BB068" w14:textId="77777777" w:rsidR="001A4597" w:rsidRPr="00B91322" w:rsidRDefault="001A4597" w:rsidP="000F545C">
            <w:pPr>
              <w:spacing w:line="240" w:lineRule="auto"/>
              <w:jc w:val="left"/>
              <w:rPr>
                <w:b/>
              </w:rPr>
            </w:pPr>
            <w:r w:rsidRPr="00B91322">
              <w:rPr>
                <w:b/>
              </w:rPr>
              <w:t>Line</w:t>
            </w:r>
          </w:p>
        </w:tc>
        <w:tc>
          <w:tcPr>
            <w:tcW w:w="8803" w:type="dxa"/>
            <w:tcBorders>
              <w:top w:val="single" w:sz="4" w:space="0" w:color="auto"/>
              <w:left w:val="single" w:sz="4" w:space="0" w:color="auto"/>
              <w:bottom w:val="single" w:sz="4" w:space="0" w:color="auto"/>
            </w:tcBorders>
            <w:shd w:val="clear" w:color="auto" w:fill="auto"/>
            <w:tcMar>
              <w:top w:w="15" w:type="dxa"/>
              <w:left w:w="15" w:type="dxa"/>
              <w:bottom w:w="0" w:type="dxa"/>
              <w:right w:w="15" w:type="dxa"/>
            </w:tcMar>
            <w:vAlign w:val="center"/>
          </w:tcPr>
          <w:p w14:paraId="147B3D15" w14:textId="77777777" w:rsidR="001A4597" w:rsidRPr="00B91322" w:rsidRDefault="001A4597" w:rsidP="000F545C">
            <w:pPr>
              <w:spacing w:line="240" w:lineRule="auto"/>
              <w:jc w:val="left"/>
              <w:rPr>
                <w:b/>
              </w:rPr>
            </w:pPr>
            <w:r w:rsidRPr="00B91322">
              <w:rPr>
                <w:b/>
              </w:rPr>
              <w:t>Data</w:t>
            </w:r>
          </w:p>
        </w:tc>
      </w:tr>
      <w:tr w:rsidR="001A4597" w:rsidRPr="00B91322" w14:paraId="38428366" w14:textId="77777777" w:rsidTr="000F545C">
        <w:trPr>
          <w:trHeight w:val="300"/>
        </w:trPr>
        <w:tc>
          <w:tcPr>
            <w:tcW w:w="866" w:type="dxa"/>
            <w:tcBorders>
              <w:top w:val="single" w:sz="4" w:space="0" w:color="auto"/>
              <w:right w:val="single" w:sz="4" w:space="0" w:color="auto"/>
            </w:tcBorders>
            <w:shd w:val="clear" w:color="auto" w:fill="auto"/>
            <w:noWrap/>
            <w:tcMar>
              <w:top w:w="15" w:type="dxa"/>
              <w:left w:w="15" w:type="dxa"/>
              <w:bottom w:w="0" w:type="dxa"/>
              <w:right w:w="15" w:type="dxa"/>
            </w:tcMar>
            <w:vAlign w:val="center"/>
          </w:tcPr>
          <w:p w14:paraId="5E1F541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c>
          <w:tcPr>
            <w:tcW w:w="8803" w:type="dxa"/>
            <w:tcBorders>
              <w:top w:val="single" w:sz="4" w:space="0" w:color="auto"/>
              <w:left w:val="single" w:sz="4" w:space="0" w:color="auto"/>
            </w:tcBorders>
            <w:shd w:val="clear" w:color="auto" w:fill="auto"/>
            <w:tcMar>
              <w:top w:w="15" w:type="dxa"/>
              <w:left w:w="15" w:type="dxa"/>
              <w:bottom w:w="0" w:type="dxa"/>
              <w:right w:w="15" w:type="dxa"/>
            </w:tcMar>
            <w:vAlign w:val="center"/>
          </w:tcPr>
          <w:p w14:paraId="72EAE43A"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w:t>
            </w:r>
          </w:p>
        </w:tc>
      </w:tr>
      <w:tr w:rsidR="001A4597" w:rsidRPr="00B91322" w14:paraId="126384A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AB7C37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c>
          <w:tcPr>
            <w:tcW w:w="8803" w:type="dxa"/>
            <w:tcBorders>
              <w:left w:val="single" w:sz="4" w:space="0" w:color="auto"/>
            </w:tcBorders>
            <w:shd w:val="clear" w:color="auto" w:fill="auto"/>
            <w:tcMar>
              <w:top w:w="15" w:type="dxa"/>
              <w:left w:w="15" w:type="dxa"/>
              <w:bottom w:w="0" w:type="dxa"/>
              <w:right w:w="15" w:type="dxa"/>
            </w:tcMar>
            <w:vAlign w:val="center"/>
          </w:tcPr>
          <w:p w14:paraId="26D3475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1    1475.9        84395.5     17.58   2  </w:t>
            </w:r>
          </w:p>
        </w:tc>
      </w:tr>
      <w:tr w:rsidR="001A4597" w:rsidRPr="00B91322" w14:paraId="47BEAE0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EE5DF0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3</w:t>
            </w:r>
          </w:p>
        </w:tc>
        <w:tc>
          <w:tcPr>
            <w:tcW w:w="8803" w:type="dxa"/>
            <w:tcBorders>
              <w:left w:val="single" w:sz="4" w:space="0" w:color="auto"/>
            </w:tcBorders>
            <w:shd w:val="clear" w:color="auto" w:fill="auto"/>
            <w:tcMar>
              <w:top w:w="15" w:type="dxa"/>
              <w:left w:w="15" w:type="dxa"/>
              <w:bottom w:w="0" w:type="dxa"/>
              <w:right w:w="15" w:type="dxa"/>
            </w:tcMar>
            <w:vAlign w:val="center"/>
          </w:tcPr>
          <w:p w14:paraId="23A9E4E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1A7FCB92"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792753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4</w:t>
            </w:r>
          </w:p>
        </w:tc>
        <w:tc>
          <w:tcPr>
            <w:tcW w:w="8803" w:type="dxa"/>
            <w:tcBorders>
              <w:left w:val="single" w:sz="4" w:space="0" w:color="auto"/>
            </w:tcBorders>
            <w:shd w:val="clear" w:color="auto" w:fill="auto"/>
            <w:tcMar>
              <w:top w:w="15" w:type="dxa"/>
              <w:left w:w="15" w:type="dxa"/>
              <w:bottom w:w="0" w:type="dxa"/>
              <w:right w:w="15" w:type="dxa"/>
            </w:tcMar>
            <w:vAlign w:val="center"/>
          </w:tcPr>
          <w:p w14:paraId="74B68E5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6F7F72F2"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3B14E6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5</w:t>
            </w:r>
          </w:p>
        </w:tc>
        <w:tc>
          <w:tcPr>
            <w:tcW w:w="8803" w:type="dxa"/>
            <w:tcBorders>
              <w:left w:val="single" w:sz="4" w:space="0" w:color="auto"/>
            </w:tcBorders>
            <w:shd w:val="clear" w:color="auto" w:fill="auto"/>
            <w:tcMar>
              <w:top w:w="15" w:type="dxa"/>
              <w:left w:w="15" w:type="dxa"/>
              <w:bottom w:w="0" w:type="dxa"/>
              <w:right w:w="15" w:type="dxa"/>
            </w:tcMar>
            <w:vAlign w:val="center"/>
          </w:tcPr>
          <w:p w14:paraId="341A496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2     409.0        84395.4     15.07   2  </w:t>
            </w:r>
          </w:p>
        </w:tc>
      </w:tr>
      <w:tr w:rsidR="001A4597" w:rsidRPr="00B91322" w14:paraId="7E697091"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769AF6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6</w:t>
            </w:r>
          </w:p>
        </w:tc>
        <w:tc>
          <w:tcPr>
            <w:tcW w:w="8803" w:type="dxa"/>
            <w:tcBorders>
              <w:left w:val="single" w:sz="4" w:space="0" w:color="auto"/>
            </w:tcBorders>
            <w:shd w:val="clear" w:color="auto" w:fill="auto"/>
            <w:tcMar>
              <w:top w:w="15" w:type="dxa"/>
              <w:left w:w="15" w:type="dxa"/>
              <w:bottom w:w="0" w:type="dxa"/>
              <w:right w:w="15" w:type="dxa"/>
            </w:tcMar>
            <w:vAlign w:val="center"/>
          </w:tcPr>
          <w:p w14:paraId="7C7A645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77CE53D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2E1065C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7</w:t>
            </w:r>
          </w:p>
        </w:tc>
        <w:tc>
          <w:tcPr>
            <w:tcW w:w="8803" w:type="dxa"/>
            <w:tcBorders>
              <w:left w:val="single" w:sz="4" w:space="0" w:color="auto"/>
            </w:tcBorders>
            <w:shd w:val="clear" w:color="auto" w:fill="auto"/>
            <w:tcMar>
              <w:top w:w="15" w:type="dxa"/>
              <w:left w:w="15" w:type="dxa"/>
              <w:bottom w:w="0" w:type="dxa"/>
              <w:right w:w="15" w:type="dxa"/>
            </w:tcMar>
            <w:vAlign w:val="center"/>
          </w:tcPr>
          <w:p w14:paraId="461D944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227414E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1733619"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8</w:t>
            </w:r>
          </w:p>
        </w:tc>
        <w:tc>
          <w:tcPr>
            <w:tcW w:w="8803" w:type="dxa"/>
            <w:tcBorders>
              <w:left w:val="single" w:sz="4" w:space="0" w:color="auto"/>
            </w:tcBorders>
            <w:shd w:val="clear" w:color="auto" w:fill="auto"/>
            <w:tcMar>
              <w:top w:w="15" w:type="dxa"/>
              <w:left w:w="15" w:type="dxa"/>
              <w:bottom w:w="0" w:type="dxa"/>
              <w:right w:w="15" w:type="dxa"/>
            </w:tcMar>
            <w:vAlign w:val="center"/>
          </w:tcPr>
          <w:p w14:paraId="7BEF329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3     378.4        84395.3     12.56   2  </w:t>
            </w:r>
          </w:p>
        </w:tc>
      </w:tr>
      <w:tr w:rsidR="001A4597" w:rsidRPr="00B91322" w14:paraId="00C84DF9"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A52EA8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9</w:t>
            </w:r>
          </w:p>
        </w:tc>
        <w:tc>
          <w:tcPr>
            <w:tcW w:w="8803" w:type="dxa"/>
            <w:tcBorders>
              <w:left w:val="single" w:sz="4" w:space="0" w:color="auto"/>
            </w:tcBorders>
            <w:shd w:val="clear" w:color="auto" w:fill="auto"/>
            <w:tcMar>
              <w:top w:w="15" w:type="dxa"/>
              <w:left w:w="15" w:type="dxa"/>
              <w:bottom w:w="0" w:type="dxa"/>
              <w:right w:w="15" w:type="dxa"/>
            </w:tcMar>
            <w:vAlign w:val="center"/>
          </w:tcPr>
          <w:p w14:paraId="39FB827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1001 1 1 023263466221 521119522 18 833315562 9413 9412 94 0  0 0  0 0  0 0  0 </w:t>
            </w:r>
          </w:p>
        </w:tc>
      </w:tr>
      <w:tr w:rsidR="001A4597" w:rsidRPr="00B91322" w14:paraId="16F560BB"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1F63F4EB"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10</w:t>
            </w:r>
          </w:p>
        </w:tc>
        <w:tc>
          <w:tcPr>
            <w:tcW w:w="8803" w:type="dxa"/>
            <w:tcBorders>
              <w:left w:val="single" w:sz="4" w:space="0" w:color="auto"/>
            </w:tcBorders>
            <w:shd w:val="clear" w:color="auto" w:fill="auto"/>
            <w:tcMar>
              <w:top w:w="15" w:type="dxa"/>
              <w:left w:w="15" w:type="dxa"/>
              <w:bottom w:w="0" w:type="dxa"/>
              <w:right w:w="15" w:type="dxa"/>
            </w:tcMar>
            <w:vAlign w:val="center"/>
          </w:tcPr>
          <w:p w14:paraId="58B79C55"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1001 1 1 023263478251 593113511 18 8331167551151311513115 0  0 0  0 0  0 0  0 </w:t>
            </w:r>
          </w:p>
        </w:tc>
      </w:tr>
      <w:tr w:rsidR="001A4597" w:rsidRPr="00B91322" w14:paraId="347F8D7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E8C9AA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11</w:t>
            </w:r>
          </w:p>
        </w:tc>
        <w:tc>
          <w:tcPr>
            <w:tcW w:w="8803" w:type="dxa"/>
            <w:tcBorders>
              <w:left w:val="single" w:sz="4" w:space="0" w:color="auto"/>
            </w:tcBorders>
            <w:shd w:val="clear" w:color="auto" w:fill="auto"/>
            <w:tcMar>
              <w:top w:w="15" w:type="dxa"/>
              <w:left w:w="15" w:type="dxa"/>
              <w:bottom w:w="0" w:type="dxa"/>
              <w:right w:w="15" w:type="dxa"/>
            </w:tcMar>
            <w:vAlign w:val="center"/>
          </w:tcPr>
          <w:p w14:paraId="5317009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w:t>
            </w:r>
          </w:p>
        </w:tc>
      </w:tr>
      <w:tr w:rsidR="001A4597" w:rsidRPr="00B91322" w14:paraId="6357889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1C62961A"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12</w:t>
            </w:r>
          </w:p>
        </w:tc>
        <w:tc>
          <w:tcPr>
            <w:tcW w:w="8803" w:type="dxa"/>
            <w:tcBorders>
              <w:left w:val="single" w:sz="4" w:space="0" w:color="auto"/>
            </w:tcBorders>
            <w:shd w:val="clear" w:color="auto" w:fill="auto"/>
            <w:tcMar>
              <w:top w:w="15" w:type="dxa"/>
              <w:left w:w="15" w:type="dxa"/>
              <w:bottom w:w="0" w:type="dxa"/>
              <w:right w:w="15" w:type="dxa"/>
            </w:tcMar>
            <w:vAlign w:val="center"/>
          </w:tcPr>
          <w:p w14:paraId="0D2519B2"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1    1198.8       100764.2     26.65   2  </w:t>
            </w:r>
          </w:p>
        </w:tc>
      </w:tr>
      <w:tr w:rsidR="001A4597" w:rsidRPr="00B91322" w14:paraId="30941A0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021162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13</w:t>
            </w:r>
          </w:p>
        </w:tc>
        <w:tc>
          <w:tcPr>
            <w:tcW w:w="8803" w:type="dxa"/>
            <w:tcBorders>
              <w:left w:val="single" w:sz="4" w:space="0" w:color="auto"/>
            </w:tcBorders>
            <w:shd w:val="clear" w:color="auto" w:fill="auto"/>
            <w:tcMar>
              <w:top w:w="15" w:type="dxa"/>
              <w:left w:w="15" w:type="dxa"/>
              <w:bottom w:w="0" w:type="dxa"/>
              <w:right w:w="15" w:type="dxa"/>
            </w:tcMar>
            <w:vAlign w:val="center"/>
          </w:tcPr>
          <w:p w14:paraId="005AA5B7"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7D79C816"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3CB7290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14</w:t>
            </w:r>
          </w:p>
        </w:tc>
        <w:tc>
          <w:tcPr>
            <w:tcW w:w="8803" w:type="dxa"/>
            <w:tcBorders>
              <w:left w:val="single" w:sz="4" w:space="0" w:color="auto"/>
            </w:tcBorders>
            <w:shd w:val="clear" w:color="auto" w:fill="auto"/>
            <w:tcMar>
              <w:top w:w="15" w:type="dxa"/>
              <w:left w:w="15" w:type="dxa"/>
              <w:bottom w:w="0" w:type="dxa"/>
              <w:right w:w="15" w:type="dxa"/>
            </w:tcMar>
            <w:vAlign w:val="center"/>
          </w:tcPr>
          <w:p w14:paraId="59ADD96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r w:rsidR="001A4597" w:rsidRPr="00B91322" w14:paraId="68C919B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3FDF060"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15</w:t>
            </w:r>
          </w:p>
        </w:tc>
        <w:tc>
          <w:tcPr>
            <w:tcW w:w="8803" w:type="dxa"/>
            <w:tcBorders>
              <w:left w:val="single" w:sz="4" w:space="0" w:color="auto"/>
            </w:tcBorders>
            <w:shd w:val="clear" w:color="auto" w:fill="auto"/>
            <w:tcMar>
              <w:top w:w="15" w:type="dxa"/>
              <w:left w:w="15" w:type="dxa"/>
              <w:bottom w:w="0" w:type="dxa"/>
              <w:right w:w="15" w:type="dxa"/>
            </w:tcMar>
            <w:vAlign w:val="center"/>
          </w:tcPr>
          <w:p w14:paraId="7FFB5A6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2     324.5       123199.1     -1.71   2  </w:t>
            </w:r>
          </w:p>
        </w:tc>
      </w:tr>
      <w:tr w:rsidR="001A4597" w:rsidRPr="00B91322" w14:paraId="6AF53ED8"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05EC1664"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16</w:t>
            </w:r>
          </w:p>
        </w:tc>
        <w:tc>
          <w:tcPr>
            <w:tcW w:w="8803" w:type="dxa"/>
            <w:tcBorders>
              <w:left w:val="single" w:sz="4" w:space="0" w:color="auto"/>
            </w:tcBorders>
            <w:shd w:val="clear" w:color="auto" w:fill="auto"/>
            <w:tcMar>
              <w:top w:w="15" w:type="dxa"/>
              <w:left w:w="15" w:type="dxa"/>
              <w:bottom w:w="0" w:type="dxa"/>
              <w:right w:w="15" w:type="dxa"/>
            </w:tcMar>
            <w:vAlign w:val="center"/>
          </w:tcPr>
          <w:p w14:paraId="4D23A17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1001 2 1 0101318 9222 219 61222 18 7461145 0  0 0  0 0  0 0  0 0  0 0  0 0  0 </w:t>
            </w:r>
          </w:p>
        </w:tc>
      </w:tr>
      <w:tr w:rsidR="001A4597" w:rsidRPr="00B91322" w14:paraId="207845FF"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5D78D9A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17</w:t>
            </w:r>
          </w:p>
        </w:tc>
        <w:tc>
          <w:tcPr>
            <w:tcW w:w="8803" w:type="dxa"/>
            <w:tcBorders>
              <w:left w:val="single" w:sz="4" w:space="0" w:color="auto"/>
            </w:tcBorders>
            <w:shd w:val="clear" w:color="auto" w:fill="auto"/>
            <w:tcMar>
              <w:top w:w="15" w:type="dxa"/>
              <w:left w:w="15" w:type="dxa"/>
              <w:bottom w:w="0" w:type="dxa"/>
              <w:right w:w="15" w:type="dxa"/>
            </w:tcMar>
            <w:vAlign w:val="center"/>
          </w:tcPr>
          <w:p w14:paraId="0042DF2C"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1001 2 1 010131847242 600110511 1811030140581171211710117 0  0 0  0 0  0 0  0 </w:t>
            </w:r>
          </w:p>
        </w:tc>
      </w:tr>
      <w:tr w:rsidR="001A4597" w:rsidRPr="00B91322" w14:paraId="368D742A"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4122052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18</w:t>
            </w:r>
          </w:p>
        </w:tc>
        <w:tc>
          <w:tcPr>
            <w:tcW w:w="8803" w:type="dxa"/>
            <w:tcBorders>
              <w:left w:val="single" w:sz="4" w:space="0" w:color="auto"/>
            </w:tcBorders>
            <w:shd w:val="clear" w:color="auto" w:fill="auto"/>
            <w:tcMar>
              <w:top w:w="15" w:type="dxa"/>
              <w:left w:w="15" w:type="dxa"/>
              <w:bottom w:w="0" w:type="dxa"/>
              <w:right w:w="15" w:type="dxa"/>
            </w:tcMar>
            <w:vAlign w:val="center"/>
          </w:tcPr>
          <w:p w14:paraId="512C9643"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 3     426.2       100764.2     26.65   2  </w:t>
            </w:r>
          </w:p>
        </w:tc>
      </w:tr>
      <w:tr w:rsidR="001A4597" w:rsidRPr="00B91322" w14:paraId="0719473E"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BAE3158"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19</w:t>
            </w:r>
          </w:p>
        </w:tc>
        <w:tc>
          <w:tcPr>
            <w:tcW w:w="8803" w:type="dxa"/>
            <w:tcBorders>
              <w:left w:val="single" w:sz="4" w:space="0" w:color="auto"/>
            </w:tcBorders>
            <w:shd w:val="clear" w:color="auto" w:fill="auto"/>
            <w:tcMar>
              <w:top w:w="15" w:type="dxa"/>
              <w:left w:w="15" w:type="dxa"/>
              <w:bottom w:w="0" w:type="dxa"/>
              <w:right w:w="15" w:type="dxa"/>
            </w:tcMar>
            <w:vAlign w:val="center"/>
          </w:tcPr>
          <w:p w14:paraId="14A7DEC1"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1001 2 1 0 3592311240 449115511 18 683311857 8812 8813 88 0  0 0  0 0  0 0  0 </w:t>
            </w:r>
          </w:p>
        </w:tc>
      </w:tr>
      <w:tr w:rsidR="001A4597" w:rsidRPr="00B91322" w14:paraId="700D7415" w14:textId="77777777" w:rsidTr="000F545C">
        <w:trPr>
          <w:trHeight w:val="300"/>
        </w:trPr>
        <w:tc>
          <w:tcPr>
            <w:tcW w:w="866" w:type="dxa"/>
            <w:tcBorders>
              <w:right w:val="single" w:sz="4" w:space="0" w:color="auto"/>
            </w:tcBorders>
            <w:shd w:val="clear" w:color="auto" w:fill="auto"/>
            <w:noWrap/>
            <w:tcMar>
              <w:top w:w="15" w:type="dxa"/>
              <w:left w:w="15" w:type="dxa"/>
              <w:bottom w:w="0" w:type="dxa"/>
              <w:right w:w="15" w:type="dxa"/>
            </w:tcMar>
            <w:vAlign w:val="center"/>
          </w:tcPr>
          <w:p w14:paraId="6FCEC0AE"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20</w:t>
            </w:r>
          </w:p>
        </w:tc>
        <w:tc>
          <w:tcPr>
            <w:tcW w:w="8803" w:type="dxa"/>
            <w:tcBorders>
              <w:left w:val="single" w:sz="4" w:space="0" w:color="auto"/>
            </w:tcBorders>
            <w:shd w:val="clear" w:color="auto" w:fill="auto"/>
            <w:tcMar>
              <w:top w:w="15" w:type="dxa"/>
              <w:left w:w="15" w:type="dxa"/>
              <w:bottom w:w="0" w:type="dxa"/>
              <w:right w:w="15" w:type="dxa"/>
            </w:tcMar>
            <w:vAlign w:val="center"/>
          </w:tcPr>
          <w:p w14:paraId="69C2C506" w14:textId="77777777" w:rsidR="001A4597" w:rsidRPr="00B91322" w:rsidRDefault="001A4597" w:rsidP="000F545C">
            <w:pPr>
              <w:spacing w:line="240" w:lineRule="auto"/>
              <w:jc w:val="left"/>
              <w:rPr>
                <w:rFonts w:ascii="Courier New" w:hAnsi="Courier New" w:cs="Courier New"/>
                <w:sz w:val="18"/>
                <w:szCs w:val="18"/>
              </w:rPr>
            </w:pPr>
            <w:r w:rsidRPr="00B91322">
              <w:rPr>
                <w:rFonts w:ascii="Courier New" w:hAnsi="Courier New" w:cs="Courier New"/>
                <w:sz w:val="18"/>
                <w:szCs w:val="18"/>
              </w:rPr>
              <w:t xml:space="preserve">1001 2 1 0 3592372235 609108511 18 9429187561091010912109 0  0 0  0 0  0 0  0 </w:t>
            </w:r>
          </w:p>
        </w:tc>
      </w:tr>
    </w:tbl>
    <w:p w14:paraId="4F2B41F7" w14:textId="77777777" w:rsidR="001A4597" w:rsidRDefault="001A4597" w:rsidP="001A4597">
      <w:pPr>
        <w:ind w:left="1440" w:hanging="1440"/>
        <w:rPr>
          <w:b/>
        </w:rPr>
      </w:pPr>
    </w:p>
    <w:p w14:paraId="498E6FC8" w14:textId="77777777" w:rsidR="001A4597" w:rsidRDefault="001A4597" w:rsidP="001A4597">
      <w:r>
        <w:t>Each line is explained as follows.</w:t>
      </w:r>
    </w:p>
    <w:p w14:paraId="78631755" w14:textId="77777777" w:rsidR="001A4597" w:rsidRDefault="001A4597" w:rsidP="001A4597">
      <w:pPr>
        <w:pStyle w:val="Heading4"/>
      </w:pPr>
      <w:r w:rsidRPr="009E5C44">
        <w:t>Line 1:</w:t>
      </w:r>
    </w:p>
    <w:p w14:paraId="0C830341" w14:textId="77777777" w:rsidR="001A4597" w:rsidRPr="009E5C44" w:rsidRDefault="001A4597" w:rsidP="001A4597">
      <w:r w:rsidRPr="009E5C44">
        <w:t>The</w:t>
      </w:r>
      <w:r>
        <w:t xml:space="preserve"> index of the current block (if block maximum output), or the index of the particular loading event in legacy files.</w:t>
      </w:r>
    </w:p>
    <w:p w14:paraId="19209355" w14:textId="77777777" w:rsidR="001A4597" w:rsidRDefault="001A4597" w:rsidP="001A4597">
      <w:pPr>
        <w:pStyle w:val="Heading4"/>
      </w:pPr>
      <w:r>
        <w:t>Line</w:t>
      </w:r>
      <w:r w:rsidRPr="009E5C44">
        <w:t xml:space="preserve"> 2</w:t>
      </w:r>
      <w:r>
        <w:t>:</w:t>
      </w:r>
    </w:p>
    <w:p w14:paraId="11C0D8A2" w14:textId="77777777" w:rsidR="001A4597" w:rsidRDefault="001A4597" w:rsidP="001A4597">
      <w:r w:rsidRPr="009E5C44">
        <w:t>This</w:t>
      </w:r>
      <w:r>
        <w:t xml:space="preserve"> is the load effect information line with 5 fields of data separated by tabs:</w:t>
      </w:r>
    </w:p>
    <w:p w14:paraId="2E436D89" w14:textId="77777777" w:rsidR="001A4597" w:rsidRDefault="001A4597" w:rsidP="001A4597">
      <w:pPr>
        <w:numPr>
          <w:ilvl w:val="0"/>
          <w:numId w:val="33"/>
        </w:numPr>
      </w:pPr>
      <w:r>
        <w:t>Field 1: The load effect number;</w:t>
      </w:r>
    </w:p>
    <w:p w14:paraId="6BCDDA76" w14:textId="77777777" w:rsidR="001A4597" w:rsidRDefault="001A4597" w:rsidP="001A4597">
      <w:pPr>
        <w:numPr>
          <w:ilvl w:val="0"/>
          <w:numId w:val="33"/>
        </w:numPr>
      </w:pPr>
      <w:r>
        <w:t>Field 2: The value of the load effect;</w:t>
      </w:r>
    </w:p>
    <w:p w14:paraId="5342DBD3" w14:textId="77777777" w:rsidR="001A4597" w:rsidRDefault="001A4597" w:rsidP="001A4597">
      <w:pPr>
        <w:numPr>
          <w:ilvl w:val="0"/>
          <w:numId w:val="33"/>
        </w:numPr>
      </w:pPr>
      <w:r>
        <w:lastRenderedPageBreak/>
        <w:t>Field 3: The time at which this load effect was found in seconds;</w:t>
      </w:r>
    </w:p>
    <w:p w14:paraId="46F80A57" w14:textId="77777777" w:rsidR="001A4597" w:rsidRDefault="001A4597" w:rsidP="001A4597">
      <w:pPr>
        <w:numPr>
          <w:ilvl w:val="0"/>
          <w:numId w:val="33"/>
        </w:numPr>
      </w:pPr>
      <w:r>
        <w:t xml:space="preserve">Field 4: </w:t>
      </w:r>
      <w:r w:rsidRPr="009E5C44">
        <w:t>The distance of the first axle of the first truck on the bridge relative to the bridge datum, at the time of the crossing event maximum effect being reached.</w:t>
      </w:r>
      <w:r>
        <w:t xml:space="preserve"> This allows one to sketch the positions of the trucks at the time of the load effect.</w:t>
      </w:r>
    </w:p>
    <w:p w14:paraId="34B17988" w14:textId="77777777" w:rsidR="001A4597" w:rsidRPr="009E5C44" w:rsidRDefault="001A4597" w:rsidP="001A4597">
      <w:pPr>
        <w:numPr>
          <w:ilvl w:val="0"/>
          <w:numId w:val="33"/>
        </w:numPr>
      </w:pPr>
      <w:r>
        <w:t>Field 5: The number of trucks comprising the event.</w:t>
      </w:r>
    </w:p>
    <w:p w14:paraId="17902CA7" w14:textId="77777777" w:rsidR="001A4597" w:rsidRDefault="001A4597" w:rsidP="001A4597">
      <w:pPr>
        <w:pStyle w:val="Heading4"/>
      </w:pPr>
      <w:r>
        <w:t>Line 3</w:t>
      </w:r>
      <w:r w:rsidRPr="009E5C44">
        <w:t>-</w:t>
      </w:r>
      <w:r>
        <w:t>4</w:t>
      </w:r>
      <w:r w:rsidRPr="009E5C44">
        <w:t>:</w:t>
      </w:r>
    </w:p>
    <w:p w14:paraId="110DB8C5" w14:textId="77777777" w:rsidR="001A4597" w:rsidRPr="009E5C44" w:rsidRDefault="001A4597" w:rsidP="001A4597">
      <w:r w:rsidRPr="009E5C44">
        <w:t xml:space="preserve">These lines provide the truck </w:t>
      </w:r>
      <w:r>
        <w:t>data string in CASTOR format</w:t>
      </w:r>
      <w:r w:rsidRPr="009E5C44">
        <w:t xml:space="preserve"> for later processing.</w:t>
      </w:r>
    </w:p>
    <w:p w14:paraId="56761696" w14:textId="77777777" w:rsidR="001A4597" w:rsidRDefault="001A4597" w:rsidP="001A4597">
      <w:pPr>
        <w:pStyle w:val="Heading4"/>
      </w:pPr>
      <w:r w:rsidRPr="009E5C44">
        <w:t xml:space="preserve">Line </w:t>
      </w:r>
      <w:r>
        <w:t>5</w:t>
      </w:r>
      <w:r w:rsidRPr="009E5C44">
        <w:t>+:</w:t>
      </w:r>
    </w:p>
    <w:p w14:paraId="0B4D5B1A" w14:textId="77777777" w:rsidR="00F6210D" w:rsidRPr="009E5C44" w:rsidRDefault="001A4597" w:rsidP="00516DEA">
      <w:r w:rsidRPr="009E5C44">
        <w:t>The format of lines 2-</w:t>
      </w:r>
      <w:r>
        <w:t>4</w:t>
      </w:r>
      <w:r w:rsidRPr="009E5C44">
        <w:t xml:space="preserve"> continues for</w:t>
      </w:r>
      <w:r>
        <w:t xml:space="preserve"> each of the effects calculated. Line 11 then provides the information for the start of the second block or loading event, and the format repeats itself.</w:t>
      </w:r>
    </w:p>
    <w:p w14:paraId="31ACA96C" w14:textId="77777777" w:rsidR="00115181" w:rsidRPr="009E5C44" w:rsidRDefault="00115181" w:rsidP="00115181">
      <w:pPr>
        <w:pStyle w:val="Heading1"/>
        <w:rPr>
          <w:lang w:val="en-IE" w:eastAsia="en-US"/>
        </w:rPr>
      </w:pPr>
      <w:bookmarkStart w:id="78" w:name="_Toc343728240"/>
      <w:r w:rsidRPr="009E5C44">
        <w:rPr>
          <w:lang w:val="en-IE" w:eastAsia="en-US"/>
        </w:rPr>
        <w:lastRenderedPageBreak/>
        <w:t>Appendices</w:t>
      </w:r>
      <w:bookmarkEnd w:id="78"/>
    </w:p>
    <w:p w14:paraId="47EC57D2" w14:textId="77777777" w:rsidR="00C06CBA" w:rsidRPr="009E5C44" w:rsidRDefault="00115181" w:rsidP="00115181">
      <w:pPr>
        <w:pStyle w:val="Heading2NoBreak"/>
        <w:rPr>
          <w:lang w:val="en-IE"/>
        </w:rPr>
      </w:pPr>
      <w:bookmarkStart w:id="79" w:name="_Ref207131440"/>
      <w:bookmarkStart w:id="80" w:name="_Toc343728241"/>
      <w:r w:rsidRPr="009E5C44">
        <w:rPr>
          <w:lang w:val="en-IE"/>
        </w:rPr>
        <w:t xml:space="preserve">Appendix 1 – </w:t>
      </w:r>
      <w:bookmarkEnd w:id="79"/>
      <w:r w:rsidR="00B22D3C">
        <w:rPr>
          <w:lang w:val="en-IE"/>
        </w:rPr>
        <w:t>Traffic</w:t>
      </w:r>
      <w:r w:rsidR="00C06CBA" w:rsidRPr="009E5C44">
        <w:rPr>
          <w:lang w:val="en-IE"/>
        </w:rPr>
        <w:t xml:space="preserve"> File Formats</w:t>
      </w:r>
      <w:bookmarkEnd w:id="80"/>
    </w:p>
    <w:p w14:paraId="50F1E6FC" w14:textId="77777777" w:rsidR="00307511" w:rsidRPr="009E5C44" w:rsidRDefault="00C06CBA" w:rsidP="00307511">
      <w:pPr>
        <w:pStyle w:val="Heading3"/>
      </w:pPr>
      <w:r w:rsidRPr="009E5C44">
        <w:t>CASTOR File Format</w:t>
      </w:r>
      <w:r w:rsidR="00115181" w:rsidRPr="009E5C44">
        <w:t xml:space="preserve"> </w:t>
      </w:r>
    </w:p>
    <w:p w14:paraId="6B372743" w14:textId="77777777" w:rsidR="00307511" w:rsidRPr="009E5C44" w:rsidRDefault="00307511" w:rsidP="00307511">
      <w:r w:rsidRPr="009E5C44">
        <w:t>In the table below, the Format column gives the storage type of the data.  IX refers to an integer of X number of digits, including leading or trailing zeros.</w:t>
      </w:r>
    </w:p>
    <w:p w14:paraId="3DEA2DC0" w14:textId="77777777" w:rsidR="00115181" w:rsidRPr="009E5C44" w:rsidRDefault="00115181" w:rsidP="00861363"/>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307511" w:rsidRPr="009E5C44" w14:paraId="38E9C402" w14:textId="77777777" w:rsidTr="00CE2EE7">
        <w:trPr>
          <w:trHeight w:val="428"/>
          <w:jc w:val="center"/>
        </w:trPr>
        <w:tc>
          <w:tcPr>
            <w:tcW w:w="4112" w:type="dxa"/>
            <w:tcBorders>
              <w:top w:val="single" w:sz="4" w:space="0" w:color="auto"/>
              <w:bottom w:val="single" w:sz="4" w:space="0" w:color="auto"/>
              <w:right w:val="single" w:sz="4" w:space="0" w:color="auto"/>
            </w:tcBorders>
            <w:vAlign w:val="center"/>
          </w:tcPr>
          <w:p w14:paraId="5BE9F4B1" w14:textId="77777777" w:rsidR="00307511" w:rsidRPr="009E5C44" w:rsidRDefault="00254B9B" w:rsidP="00307511">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395D1141" w14:textId="77777777" w:rsidR="00307511" w:rsidRPr="009E5C44" w:rsidRDefault="00254B9B" w:rsidP="00307511">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426BB41E" w14:textId="77777777" w:rsidR="00307511" w:rsidRPr="009E5C44" w:rsidRDefault="00254B9B" w:rsidP="00307511">
            <w:pPr>
              <w:spacing w:line="240" w:lineRule="auto"/>
              <w:jc w:val="center"/>
              <w:rPr>
                <w:b/>
              </w:rPr>
            </w:pPr>
            <w:r w:rsidRPr="009E5C44">
              <w:rPr>
                <w:b/>
              </w:rPr>
              <w:t>Format</w:t>
            </w:r>
          </w:p>
        </w:tc>
      </w:tr>
      <w:tr w:rsidR="00307511" w:rsidRPr="009E5C44" w14:paraId="532ECA88" w14:textId="77777777" w:rsidTr="00CE2EE7">
        <w:trPr>
          <w:trHeight w:val="429"/>
          <w:jc w:val="center"/>
        </w:trPr>
        <w:tc>
          <w:tcPr>
            <w:tcW w:w="4112" w:type="dxa"/>
            <w:tcBorders>
              <w:top w:val="single" w:sz="4" w:space="0" w:color="auto"/>
              <w:bottom w:val="nil"/>
              <w:right w:val="single" w:sz="4" w:space="0" w:color="auto"/>
            </w:tcBorders>
            <w:vAlign w:val="center"/>
          </w:tcPr>
          <w:p w14:paraId="7B1143C9" w14:textId="77777777" w:rsidR="00307511" w:rsidRPr="009E5C44" w:rsidRDefault="00307511" w:rsidP="00307511">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606265A9" w14:textId="77777777" w:rsidR="00307511" w:rsidRPr="009E5C44" w:rsidRDefault="00307511" w:rsidP="00307511">
            <w:pPr>
              <w:spacing w:line="240" w:lineRule="auto"/>
              <w:jc w:val="center"/>
            </w:pPr>
          </w:p>
        </w:tc>
        <w:tc>
          <w:tcPr>
            <w:tcW w:w="1565" w:type="dxa"/>
            <w:tcBorders>
              <w:top w:val="single" w:sz="4" w:space="0" w:color="auto"/>
              <w:left w:val="single" w:sz="4" w:space="0" w:color="auto"/>
              <w:bottom w:val="nil"/>
            </w:tcBorders>
            <w:vAlign w:val="center"/>
          </w:tcPr>
          <w:p w14:paraId="39E2F71C" w14:textId="77777777" w:rsidR="00307511" w:rsidRPr="009E5C44" w:rsidRDefault="00307511" w:rsidP="00307511">
            <w:pPr>
              <w:spacing w:line="240" w:lineRule="auto"/>
              <w:jc w:val="center"/>
            </w:pPr>
            <w:r w:rsidRPr="009E5C44">
              <w:t>I4</w:t>
            </w:r>
          </w:p>
        </w:tc>
      </w:tr>
      <w:tr w:rsidR="00307511" w:rsidRPr="009E5C44" w14:paraId="3CFE8791" w14:textId="77777777" w:rsidTr="00CE2EE7">
        <w:trPr>
          <w:trHeight w:val="428"/>
          <w:jc w:val="center"/>
        </w:trPr>
        <w:tc>
          <w:tcPr>
            <w:tcW w:w="4112" w:type="dxa"/>
            <w:tcBorders>
              <w:top w:val="nil"/>
              <w:bottom w:val="nil"/>
              <w:right w:val="single" w:sz="4" w:space="0" w:color="auto"/>
            </w:tcBorders>
            <w:vAlign w:val="center"/>
          </w:tcPr>
          <w:p w14:paraId="451CA9AF" w14:textId="77777777" w:rsidR="00307511" w:rsidRPr="009E5C44" w:rsidRDefault="00307511" w:rsidP="00307511">
            <w:pPr>
              <w:spacing w:line="240" w:lineRule="auto"/>
            </w:pPr>
            <w:r w:rsidRPr="009E5C44">
              <w:t>Day</w:t>
            </w:r>
          </w:p>
        </w:tc>
        <w:tc>
          <w:tcPr>
            <w:tcW w:w="1053" w:type="dxa"/>
            <w:tcBorders>
              <w:left w:val="single" w:sz="4" w:space="0" w:color="auto"/>
              <w:right w:val="single" w:sz="4" w:space="0" w:color="auto"/>
            </w:tcBorders>
            <w:vAlign w:val="center"/>
          </w:tcPr>
          <w:p w14:paraId="77A67616"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480D3030" w14:textId="77777777" w:rsidR="00307511" w:rsidRPr="009E5C44" w:rsidRDefault="00307511" w:rsidP="00307511">
            <w:pPr>
              <w:spacing w:line="240" w:lineRule="auto"/>
              <w:jc w:val="center"/>
            </w:pPr>
            <w:r w:rsidRPr="009E5C44">
              <w:t>I2</w:t>
            </w:r>
          </w:p>
        </w:tc>
      </w:tr>
      <w:tr w:rsidR="00307511" w:rsidRPr="009E5C44" w14:paraId="431A7D2E" w14:textId="77777777" w:rsidTr="00CE2EE7">
        <w:trPr>
          <w:trHeight w:val="429"/>
          <w:jc w:val="center"/>
        </w:trPr>
        <w:tc>
          <w:tcPr>
            <w:tcW w:w="4112" w:type="dxa"/>
            <w:tcBorders>
              <w:top w:val="nil"/>
              <w:bottom w:val="nil"/>
              <w:right w:val="single" w:sz="4" w:space="0" w:color="auto"/>
            </w:tcBorders>
            <w:vAlign w:val="center"/>
          </w:tcPr>
          <w:p w14:paraId="0BA38F42" w14:textId="77777777" w:rsidR="00307511" w:rsidRPr="009E5C44" w:rsidRDefault="00307511" w:rsidP="00307511">
            <w:pPr>
              <w:spacing w:line="240" w:lineRule="auto"/>
            </w:pPr>
            <w:r w:rsidRPr="009E5C44">
              <w:t>Month</w:t>
            </w:r>
          </w:p>
        </w:tc>
        <w:tc>
          <w:tcPr>
            <w:tcW w:w="1053" w:type="dxa"/>
            <w:tcBorders>
              <w:left w:val="single" w:sz="4" w:space="0" w:color="auto"/>
              <w:right w:val="single" w:sz="4" w:space="0" w:color="auto"/>
            </w:tcBorders>
            <w:vAlign w:val="center"/>
          </w:tcPr>
          <w:p w14:paraId="1CBB98B1"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3DD7D3D" w14:textId="77777777" w:rsidR="00307511" w:rsidRPr="009E5C44" w:rsidRDefault="00307511" w:rsidP="00307511">
            <w:pPr>
              <w:spacing w:line="240" w:lineRule="auto"/>
              <w:jc w:val="center"/>
            </w:pPr>
            <w:r w:rsidRPr="009E5C44">
              <w:t>I2</w:t>
            </w:r>
          </w:p>
        </w:tc>
      </w:tr>
      <w:tr w:rsidR="00307511" w:rsidRPr="009E5C44" w14:paraId="124C6AEC" w14:textId="77777777" w:rsidTr="00CE2EE7">
        <w:trPr>
          <w:trHeight w:val="428"/>
          <w:jc w:val="center"/>
        </w:trPr>
        <w:tc>
          <w:tcPr>
            <w:tcW w:w="4112" w:type="dxa"/>
            <w:tcBorders>
              <w:top w:val="nil"/>
              <w:bottom w:val="nil"/>
              <w:right w:val="single" w:sz="4" w:space="0" w:color="auto"/>
            </w:tcBorders>
            <w:vAlign w:val="center"/>
          </w:tcPr>
          <w:p w14:paraId="6A411664" w14:textId="77777777" w:rsidR="00307511" w:rsidRPr="009E5C44" w:rsidRDefault="00307511" w:rsidP="00307511">
            <w:pPr>
              <w:spacing w:line="240" w:lineRule="auto"/>
            </w:pPr>
            <w:r w:rsidRPr="009E5C44">
              <w:t>Year</w:t>
            </w:r>
          </w:p>
        </w:tc>
        <w:tc>
          <w:tcPr>
            <w:tcW w:w="1053" w:type="dxa"/>
            <w:tcBorders>
              <w:left w:val="single" w:sz="4" w:space="0" w:color="auto"/>
              <w:right w:val="single" w:sz="4" w:space="0" w:color="auto"/>
            </w:tcBorders>
            <w:vAlign w:val="center"/>
          </w:tcPr>
          <w:p w14:paraId="5E04DB82"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7B65FA9E" w14:textId="77777777" w:rsidR="00307511" w:rsidRPr="009E5C44" w:rsidRDefault="00307511" w:rsidP="00307511">
            <w:pPr>
              <w:spacing w:line="240" w:lineRule="auto"/>
              <w:jc w:val="center"/>
            </w:pPr>
            <w:r w:rsidRPr="009E5C44">
              <w:t>I2</w:t>
            </w:r>
          </w:p>
        </w:tc>
      </w:tr>
      <w:tr w:rsidR="00307511" w:rsidRPr="009E5C44" w14:paraId="66438FC9" w14:textId="77777777" w:rsidTr="00CE2EE7">
        <w:trPr>
          <w:trHeight w:val="429"/>
          <w:jc w:val="center"/>
        </w:trPr>
        <w:tc>
          <w:tcPr>
            <w:tcW w:w="4112" w:type="dxa"/>
            <w:tcBorders>
              <w:top w:val="nil"/>
              <w:bottom w:val="nil"/>
              <w:right w:val="single" w:sz="4" w:space="0" w:color="auto"/>
            </w:tcBorders>
            <w:vAlign w:val="center"/>
          </w:tcPr>
          <w:p w14:paraId="18AEAC64" w14:textId="77777777" w:rsidR="00307511" w:rsidRPr="009E5C44" w:rsidRDefault="00307511" w:rsidP="00307511">
            <w:pPr>
              <w:spacing w:line="240" w:lineRule="auto"/>
            </w:pPr>
            <w:r w:rsidRPr="009E5C44">
              <w:t>Hour</w:t>
            </w:r>
          </w:p>
        </w:tc>
        <w:tc>
          <w:tcPr>
            <w:tcW w:w="1053" w:type="dxa"/>
            <w:tcBorders>
              <w:left w:val="single" w:sz="4" w:space="0" w:color="auto"/>
              <w:right w:val="single" w:sz="4" w:space="0" w:color="auto"/>
            </w:tcBorders>
            <w:vAlign w:val="center"/>
          </w:tcPr>
          <w:p w14:paraId="001824D7"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949FB89" w14:textId="77777777" w:rsidR="00307511" w:rsidRPr="009E5C44" w:rsidRDefault="00307511" w:rsidP="00307511">
            <w:pPr>
              <w:spacing w:line="240" w:lineRule="auto"/>
              <w:jc w:val="center"/>
            </w:pPr>
            <w:r w:rsidRPr="009E5C44">
              <w:t>I2</w:t>
            </w:r>
          </w:p>
        </w:tc>
      </w:tr>
      <w:tr w:rsidR="00307511" w:rsidRPr="009E5C44" w14:paraId="5D83E5E6" w14:textId="77777777" w:rsidTr="00CE2EE7">
        <w:trPr>
          <w:trHeight w:val="428"/>
          <w:jc w:val="center"/>
        </w:trPr>
        <w:tc>
          <w:tcPr>
            <w:tcW w:w="4112" w:type="dxa"/>
            <w:tcBorders>
              <w:top w:val="nil"/>
              <w:bottom w:val="nil"/>
              <w:right w:val="single" w:sz="4" w:space="0" w:color="auto"/>
            </w:tcBorders>
            <w:vAlign w:val="center"/>
          </w:tcPr>
          <w:p w14:paraId="48EFF167" w14:textId="77777777" w:rsidR="00307511" w:rsidRPr="009E5C44" w:rsidRDefault="00307511" w:rsidP="00307511">
            <w:pPr>
              <w:spacing w:line="240" w:lineRule="auto"/>
            </w:pPr>
            <w:r w:rsidRPr="009E5C44">
              <w:t>Minute</w:t>
            </w:r>
          </w:p>
        </w:tc>
        <w:tc>
          <w:tcPr>
            <w:tcW w:w="1053" w:type="dxa"/>
            <w:tcBorders>
              <w:left w:val="single" w:sz="4" w:space="0" w:color="auto"/>
              <w:right w:val="single" w:sz="4" w:space="0" w:color="auto"/>
            </w:tcBorders>
            <w:vAlign w:val="center"/>
          </w:tcPr>
          <w:p w14:paraId="380CDF06"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0D4C484" w14:textId="77777777" w:rsidR="00307511" w:rsidRPr="009E5C44" w:rsidRDefault="00307511" w:rsidP="00307511">
            <w:pPr>
              <w:spacing w:line="240" w:lineRule="auto"/>
              <w:jc w:val="center"/>
            </w:pPr>
            <w:r w:rsidRPr="009E5C44">
              <w:t>I2</w:t>
            </w:r>
          </w:p>
        </w:tc>
      </w:tr>
      <w:tr w:rsidR="00307511" w:rsidRPr="009E5C44" w14:paraId="3BEF66C3" w14:textId="77777777" w:rsidTr="00CE2EE7">
        <w:trPr>
          <w:trHeight w:val="429"/>
          <w:jc w:val="center"/>
        </w:trPr>
        <w:tc>
          <w:tcPr>
            <w:tcW w:w="4112" w:type="dxa"/>
            <w:tcBorders>
              <w:top w:val="nil"/>
              <w:bottom w:val="nil"/>
              <w:right w:val="single" w:sz="4" w:space="0" w:color="auto"/>
            </w:tcBorders>
            <w:vAlign w:val="center"/>
          </w:tcPr>
          <w:p w14:paraId="2817A29D" w14:textId="77777777" w:rsidR="00307511" w:rsidRPr="009E5C44" w:rsidRDefault="00307511" w:rsidP="00307511">
            <w:pPr>
              <w:spacing w:line="240" w:lineRule="auto"/>
            </w:pPr>
            <w:r w:rsidRPr="009E5C44">
              <w:t>Second</w:t>
            </w:r>
          </w:p>
        </w:tc>
        <w:tc>
          <w:tcPr>
            <w:tcW w:w="1053" w:type="dxa"/>
            <w:tcBorders>
              <w:left w:val="single" w:sz="4" w:space="0" w:color="auto"/>
              <w:right w:val="single" w:sz="4" w:space="0" w:color="auto"/>
            </w:tcBorders>
            <w:vAlign w:val="center"/>
          </w:tcPr>
          <w:p w14:paraId="2DC636C1"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82F5C29" w14:textId="77777777" w:rsidR="00307511" w:rsidRPr="009E5C44" w:rsidRDefault="00307511" w:rsidP="00307511">
            <w:pPr>
              <w:spacing w:line="240" w:lineRule="auto"/>
              <w:jc w:val="center"/>
            </w:pPr>
            <w:r w:rsidRPr="009E5C44">
              <w:t>I2</w:t>
            </w:r>
          </w:p>
        </w:tc>
      </w:tr>
      <w:tr w:rsidR="00307511" w:rsidRPr="009E5C44" w14:paraId="58EF7FA0" w14:textId="77777777" w:rsidTr="00CE2EE7">
        <w:trPr>
          <w:trHeight w:val="429"/>
          <w:jc w:val="center"/>
        </w:trPr>
        <w:tc>
          <w:tcPr>
            <w:tcW w:w="4112" w:type="dxa"/>
            <w:tcBorders>
              <w:top w:val="nil"/>
              <w:bottom w:val="nil"/>
              <w:right w:val="single" w:sz="4" w:space="0" w:color="auto"/>
            </w:tcBorders>
            <w:vAlign w:val="center"/>
          </w:tcPr>
          <w:p w14:paraId="6A4626D2" w14:textId="77777777" w:rsidR="00307511" w:rsidRPr="009E5C44" w:rsidRDefault="00307511" w:rsidP="00307511">
            <w:pPr>
              <w:spacing w:line="240" w:lineRule="auto"/>
            </w:pPr>
            <w:r w:rsidRPr="009E5C44">
              <w:t>Second/100</w:t>
            </w:r>
          </w:p>
        </w:tc>
        <w:tc>
          <w:tcPr>
            <w:tcW w:w="1053" w:type="dxa"/>
            <w:tcBorders>
              <w:left w:val="single" w:sz="4" w:space="0" w:color="auto"/>
              <w:right w:val="single" w:sz="4" w:space="0" w:color="auto"/>
            </w:tcBorders>
            <w:vAlign w:val="center"/>
          </w:tcPr>
          <w:p w14:paraId="204C3A48"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27649687" w14:textId="77777777" w:rsidR="00307511" w:rsidRPr="009E5C44" w:rsidRDefault="00307511" w:rsidP="00307511">
            <w:pPr>
              <w:spacing w:line="240" w:lineRule="auto"/>
              <w:jc w:val="center"/>
            </w:pPr>
            <w:r w:rsidRPr="009E5C44">
              <w:t>I2</w:t>
            </w:r>
          </w:p>
        </w:tc>
      </w:tr>
      <w:tr w:rsidR="00307511" w:rsidRPr="009E5C44" w14:paraId="75CBF15F" w14:textId="77777777" w:rsidTr="00CE2EE7">
        <w:trPr>
          <w:trHeight w:val="428"/>
          <w:jc w:val="center"/>
        </w:trPr>
        <w:tc>
          <w:tcPr>
            <w:tcW w:w="4112" w:type="dxa"/>
            <w:tcBorders>
              <w:top w:val="nil"/>
              <w:bottom w:val="nil"/>
              <w:right w:val="single" w:sz="4" w:space="0" w:color="auto"/>
            </w:tcBorders>
            <w:vAlign w:val="center"/>
          </w:tcPr>
          <w:p w14:paraId="76FFFB02" w14:textId="77777777" w:rsidR="00307511" w:rsidRPr="009E5C44" w:rsidRDefault="00307511" w:rsidP="00307511">
            <w:pPr>
              <w:spacing w:line="240" w:lineRule="auto"/>
            </w:pPr>
            <w:r w:rsidRPr="009E5C44">
              <w:t>Speed</w:t>
            </w:r>
          </w:p>
        </w:tc>
        <w:tc>
          <w:tcPr>
            <w:tcW w:w="1053" w:type="dxa"/>
            <w:tcBorders>
              <w:left w:val="single" w:sz="4" w:space="0" w:color="auto"/>
              <w:right w:val="single" w:sz="4" w:space="0" w:color="auto"/>
            </w:tcBorders>
            <w:vAlign w:val="center"/>
          </w:tcPr>
          <w:p w14:paraId="554D6C6B" w14:textId="77777777" w:rsidR="00307511" w:rsidRPr="009E5C44" w:rsidRDefault="00307511" w:rsidP="00307511">
            <w:pPr>
              <w:spacing w:line="240" w:lineRule="auto"/>
              <w:jc w:val="center"/>
            </w:pPr>
            <w:r w:rsidRPr="009E5C44">
              <w:t>dm/s</w:t>
            </w:r>
          </w:p>
        </w:tc>
        <w:tc>
          <w:tcPr>
            <w:tcW w:w="1565" w:type="dxa"/>
            <w:tcBorders>
              <w:top w:val="nil"/>
              <w:left w:val="single" w:sz="4" w:space="0" w:color="auto"/>
              <w:bottom w:val="nil"/>
            </w:tcBorders>
            <w:vAlign w:val="center"/>
          </w:tcPr>
          <w:p w14:paraId="164525E8" w14:textId="77777777" w:rsidR="00307511" w:rsidRPr="009E5C44" w:rsidRDefault="00307511" w:rsidP="00307511">
            <w:pPr>
              <w:spacing w:line="240" w:lineRule="auto"/>
              <w:jc w:val="center"/>
            </w:pPr>
            <w:r w:rsidRPr="009E5C44">
              <w:t>I3</w:t>
            </w:r>
          </w:p>
        </w:tc>
      </w:tr>
      <w:tr w:rsidR="00307511" w:rsidRPr="009E5C44" w14:paraId="683A8C67" w14:textId="77777777" w:rsidTr="00CE2EE7">
        <w:trPr>
          <w:trHeight w:val="429"/>
          <w:jc w:val="center"/>
        </w:trPr>
        <w:tc>
          <w:tcPr>
            <w:tcW w:w="4112" w:type="dxa"/>
            <w:tcBorders>
              <w:top w:val="nil"/>
              <w:bottom w:val="nil"/>
              <w:right w:val="single" w:sz="4" w:space="0" w:color="auto"/>
            </w:tcBorders>
            <w:vAlign w:val="center"/>
          </w:tcPr>
          <w:p w14:paraId="2BF7BD47" w14:textId="77777777" w:rsidR="00307511" w:rsidRPr="009E5C44" w:rsidRDefault="00307511" w:rsidP="00307511">
            <w:pPr>
              <w:spacing w:line="240" w:lineRule="auto"/>
            </w:pPr>
            <w:r w:rsidRPr="009E5C44">
              <w:t>Gross Vehicle Weight - GVW</w:t>
            </w:r>
          </w:p>
        </w:tc>
        <w:tc>
          <w:tcPr>
            <w:tcW w:w="1053" w:type="dxa"/>
            <w:tcBorders>
              <w:left w:val="single" w:sz="4" w:space="0" w:color="auto"/>
              <w:right w:val="single" w:sz="4" w:space="0" w:color="auto"/>
            </w:tcBorders>
            <w:vAlign w:val="center"/>
          </w:tcPr>
          <w:p w14:paraId="5A2518B2"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C313E94" w14:textId="77777777" w:rsidR="00307511" w:rsidRPr="009E5C44" w:rsidRDefault="00307511" w:rsidP="00307511">
            <w:pPr>
              <w:spacing w:line="240" w:lineRule="auto"/>
              <w:jc w:val="center"/>
            </w:pPr>
            <w:r w:rsidRPr="009E5C44">
              <w:t>I4</w:t>
            </w:r>
          </w:p>
        </w:tc>
      </w:tr>
      <w:tr w:rsidR="00307511" w:rsidRPr="009E5C44" w14:paraId="65EDD156" w14:textId="77777777" w:rsidTr="00CE2EE7">
        <w:trPr>
          <w:trHeight w:val="428"/>
          <w:jc w:val="center"/>
        </w:trPr>
        <w:tc>
          <w:tcPr>
            <w:tcW w:w="4112" w:type="dxa"/>
            <w:tcBorders>
              <w:top w:val="nil"/>
              <w:bottom w:val="nil"/>
              <w:right w:val="single" w:sz="4" w:space="0" w:color="auto"/>
            </w:tcBorders>
            <w:vAlign w:val="center"/>
          </w:tcPr>
          <w:p w14:paraId="2929470D" w14:textId="77777777" w:rsidR="00307511" w:rsidRPr="009E5C44" w:rsidRDefault="00307511" w:rsidP="00307511">
            <w:pPr>
              <w:spacing w:line="240" w:lineRule="auto"/>
            </w:pPr>
            <w:r w:rsidRPr="009E5C44">
              <w:t>Length</w:t>
            </w:r>
          </w:p>
        </w:tc>
        <w:tc>
          <w:tcPr>
            <w:tcW w:w="1053" w:type="dxa"/>
            <w:tcBorders>
              <w:left w:val="single" w:sz="4" w:space="0" w:color="auto"/>
              <w:right w:val="single" w:sz="4" w:space="0" w:color="auto"/>
            </w:tcBorders>
            <w:vAlign w:val="center"/>
          </w:tcPr>
          <w:p w14:paraId="2F978C53"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63EF1462" w14:textId="77777777" w:rsidR="00307511" w:rsidRPr="009E5C44" w:rsidRDefault="00307511" w:rsidP="00307511">
            <w:pPr>
              <w:spacing w:line="240" w:lineRule="auto"/>
              <w:jc w:val="center"/>
            </w:pPr>
            <w:r w:rsidRPr="009E5C44">
              <w:t>I3</w:t>
            </w:r>
          </w:p>
        </w:tc>
      </w:tr>
      <w:tr w:rsidR="00307511" w:rsidRPr="009E5C44" w14:paraId="5C701E02" w14:textId="77777777" w:rsidTr="00CE2EE7">
        <w:trPr>
          <w:trHeight w:val="429"/>
          <w:jc w:val="center"/>
        </w:trPr>
        <w:tc>
          <w:tcPr>
            <w:tcW w:w="4112" w:type="dxa"/>
            <w:tcBorders>
              <w:top w:val="nil"/>
              <w:bottom w:val="nil"/>
              <w:right w:val="single" w:sz="4" w:space="0" w:color="auto"/>
            </w:tcBorders>
            <w:vAlign w:val="center"/>
          </w:tcPr>
          <w:p w14:paraId="6F84B2FF" w14:textId="77777777" w:rsidR="00307511" w:rsidRPr="009E5C44" w:rsidRDefault="00254B9B" w:rsidP="00307511">
            <w:pPr>
              <w:spacing w:line="240" w:lineRule="auto"/>
            </w:pPr>
            <w:r w:rsidRPr="009E5C44">
              <w:t>Number of Axles</w:t>
            </w:r>
          </w:p>
        </w:tc>
        <w:tc>
          <w:tcPr>
            <w:tcW w:w="1053" w:type="dxa"/>
            <w:tcBorders>
              <w:left w:val="single" w:sz="4" w:space="0" w:color="auto"/>
              <w:right w:val="single" w:sz="4" w:space="0" w:color="auto"/>
            </w:tcBorders>
            <w:vAlign w:val="center"/>
          </w:tcPr>
          <w:p w14:paraId="50D3C9E9"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67F5D16D" w14:textId="77777777" w:rsidR="00307511" w:rsidRPr="009E5C44" w:rsidRDefault="00307511" w:rsidP="00307511">
            <w:pPr>
              <w:spacing w:line="240" w:lineRule="auto"/>
              <w:jc w:val="center"/>
            </w:pPr>
            <w:r w:rsidRPr="009E5C44">
              <w:t>I1</w:t>
            </w:r>
          </w:p>
        </w:tc>
      </w:tr>
      <w:tr w:rsidR="00307511" w:rsidRPr="009E5C44" w14:paraId="047E40E3" w14:textId="77777777" w:rsidTr="00CE2EE7">
        <w:trPr>
          <w:trHeight w:val="428"/>
          <w:jc w:val="center"/>
        </w:trPr>
        <w:tc>
          <w:tcPr>
            <w:tcW w:w="4112" w:type="dxa"/>
            <w:tcBorders>
              <w:top w:val="nil"/>
              <w:bottom w:val="nil"/>
              <w:right w:val="single" w:sz="4" w:space="0" w:color="auto"/>
            </w:tcBorders>
            <w:vAlign w:val="center"/>
          </w:tcPr>
          <w:p w14:paraId="543C23A5" w14:textId="77777777" w:rsidR="00307511" w:rsidRPr="009E5C44" w:rsidRDefault="00307511" w:rsidP="00307511">
            <w:pPr>
              <w:spacing w:line="240" w:lineRule="auto"/>
            </w:pPr>
            <w:r w:rsidRPr="009E5C44">
              <w:t>Direction</w:t>
            </w:r>
          </w:p>
        </w:tc>
        <w:tc>
          <w:tcPr>
            <w:tcW w:w="1053" w:type="dxa"/>
            <w:tcBorders>
              <w:left w:val="single" w:sz="4" w:space="0" w:color="auto"/>
              <w:right w:val="single" w:sz="4" w:space="0" w:color="auto"/>
            </w:tcBorders>
            <w:vAlign w:val="center"/>
          </w:tcPr>
          <w:p w14:paraId="22304084"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3027DE0C" w14:textId="77777777" w:rsidR="00307511" w:rsidRPr="009E5C44" w:rsidRDefault="00307511" w:rsidP="00307511">
            <w:pPr>
              <w:spacing w:line="240" w:lineRule="auto"/>
              <w:jc w:val="center"/>
            </w:pPr>
            <w:r w:rsidRPr="009E5C44">
              <w:t>I1</w:t>
            </w:r>
          </w:p>
        </w:tc>
      </w:tr>
      <w:tr w:rsidR="00307511" w:rsidRPr="009E5C44" w14:paraId="1B1FC05C" w14:textId="77777777" w:rsidTr="00CE2EE7">
        <w:trPr>
          <w:trHeight w:val="429"/>
          <w:jc w:val="center"/>
        </w:trPr>
        <w:tc>
          <w:tcPr>
            <w:tcW w:w="4112" w:type="dxa"/>
            <w:tcBorders>
              <w:top w:val="nil"/>
              <w:bottom w:val="nil"/>
              <w:right w:val="single" w:sz="4" w:space="0" w:color="auto"/>
            </w:tcBorders>
            <w:vAlign w:val="center"/>
          </w:tcPr>
          <w:p w14:paraId="7A8C05B9" w14:textId="77777777" w:rsidR="00307511" w:rsidRPr="009E5C44" w:rsidRDefault="00307511" w:rsidP="00307511">
            <w:pPr>
              <w:spacing w:line="240" w:lineRule="auto"/>
            </w:pPr>
            <w:r w:rsidRPr="009E5C44">
              <w:t>Lane</w:t>
            </w:r>
          </w:p>
        </w:tc>
        <w:tc>
          <w:tcPr>
            <w:tcW w:w="1053" w:type="dxa"/>
            <w:tcBorders>
              <w:left w:val="single" w:sz="4" w:space="0" w:color="auto"/>
              <w:right w:val="single" w:sz="4" w:space="0" w:color="auto"/>
            </w:tcBorders>
            <w:vAlign w:val="center"/>
          </w:tcPr>
          <w:p w14:paraId="68C4926D" w14:textId="77777777" w:rsidR="00307511" w:rsidRPr="009E5C44" w:rsidRDefault="00307511" w:rsidP="00307511">
            <w:pPr>
              <w:spacing w:line="240" w:lineRule="auto"/>
              <w:jc w:val="center"/>
            </w:pPr>
          </w:p>
        </w:tc>
        <w:tc>
          <w:tcPr>
            <w:tcW w:w="1565" w:type="dxa"/>
            <w:tcBorders>
              <w:top w:val="nil"/>
              <w:left w:val="single" w:sz="4" w:space="0" w:color="auto"/>
              <w:bottom w:val="nil"/>
            </w:tcBorders>
            <w:vAlign w:val="center"/>
          </w:tcPr>
          <w:p w14:paraId="58324221" w14:textId="77777777" w:rsidR="00307511" w:rsidRPr="009E5C44" w:rsidRDefault="00307511" w:rsidP="00307511">
            <w:pPr>
              <w:spacing w:line="240" w:lineRule="auto"/>
              <w:jc w:val="center"/>
            </w:pPr>
            <w:r w:rsidRPr="009E5C44">
              <w:t>I1</w:t>
            </w:r>
          </w:p>
        </w:tc>
      </w:tr>
      <w:tr w:rsidR="00307511" w:rsidRPr="009E5C44" w14:paraId="2E7FB2D7" w14:textId="77777777" w:rsidTr="00CE2EE7">
        <w:trPr>
          <w:trHeight w:val="429"/>
          <w:jc w:val="center"/>
        </w:trPr>
        <w:tc>
          <w:tcPr>
            <w:tcW w:w="4112" w:type="dxa"/>
            <w:tcBorders>
              <w:top w:val="nil"/>
              <w:bottom w:val="nil"/>
              <w:right w:val="single" w:sz="4" w:space="0" w:color="auto"/>
            </w:tcBorders>
            <w:vAlign w:val="center"/>
          </w:tcPr>
          <w:p w14:paraId="2C235121" w14:textId="77777777" w:rsidR="00307511" w:rsidRPr="009E5C44" w:rsidRDefault="00307511" w:rsidP="00307511">
            <w:pPr>
              <w:spacing w:line="240" w:lineRule="auto"/>
            </w:pPr>
            <w:r w:rsidRPr="009E5C44">
              <w:t>Transverse Location In Lane</w:t>
            </w:r>
          </w:p>
        </w:tc>
        <w:tc>
          <w:tcPr>
            <w:tcW w:w="1053" w:type="dxa"/>
            <w:tcBorders>
              <w:left w:val="single" w:sz="4" w:space="0" w:color="auto"/>
              <w:right w:val="single" w:sz="4" w:space="0" w:color="auto"/>
            </w:tcBorders>
            <w:vAlign w:val="center"/>
          </w:tcPr>
          <w:p w14:paraId="61EC324F"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D52D9F0" w14:textId="77777777" w:rsidR="00307511" w:rsidRPr="009E5C44" w:rsidRDefault="00307511" w:rsidP="00307511">
            <w:pPr>
              <w:spacing w:line="240" w:lineRule="auto"/>
              <w:jc w:val="center"/>
            </w:pPr>
            <w:r w:rsidRPr="009E5C44">
              <w:t>I3</w:t>
            </w:r>
          </w:p>
        </w:tc>
      </w:tr>
      <w:tr w:rsidR="00307511" w:rsidRPr="009E5C44" w14:paraId="4C278783" w14:textId="77777777" w:rsidTr="00CE2EE7">
        <w:trPr>
          <w:trHeight w:val="428"/>
          <w:jc w:val="center"/>
        </w:trPr>
        <w:tc>
          <w:tcPr>
            <w:tcW w:w="4112" w:type="dxa"/>
            <w:tcBorders>
              <w:top w:val="nil"/>
              <w:bottom w:val="nil"/>
              <w:right w:val="single" w:sz="4" w:space="0" w:color="auto"/>
            </w:tcBorders>
            <w:vAlign w:val="center"/>
          </w:tcPr>
          <w:p w14:paraId="73FCB619" w14:textId="77777777" w:rsidR="00307511" w:rsidRPr="009E5C44" w:rsidRDefault="00307511" w:rsidP="00307511">
            <w:pPr>
              <w:spacing w:line="240" w:lineRule="auto"/>
            </w:pPr>
            <w:r w:rsidRPr="009E5C44">
              <w:t>Weight Axle 1</w:t>
            </w:r>
          </w:p>
        </w:tc>
        <w:tc>
          <w:tcPr>
            <w:tcW w:w="1053" w:type="dxa"/>
            <w:tcBorders>
              <w:left w:val="single" w:sz="4" w:space="0" w:color="auto"/>
              <w:right w:val="single" w:sz="4" w:space="0" w:color="auto"/>
            </w:tcBorders>
            <w:vAlign w:val="center"/>
          </w:tcPr>
          <w:p w14:paraId="40E2CEAC"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581F8469" w14:textId="77777777" w:rsidR="00307511" w:rsidRPr="009E5C44" w:rsidRDefault="00307511" w:rsidP="00307511">
            <w:pPr>
              <w:spacing w:line="240" w:lineRule="auto"/>
              <w:jc w:val="center"/>
            </w:pPr>
            <w:r w:rsidRPr="009E5C44">
              <w:t>I3</w:t>
            </w:r>
          </w:p>
        </w:tc>
      </w:tr>
      <w:tr w:rsidR="00307511" w:rsidRPr="009E5C44" w14:paraId="37E49655" w14:textId="77777777" w:rsidTr="00CE2EE7">
        <w:trPr>
          <w:trHeight w:val="429"/>
          <w:jc w:val="center"/>
        </w:trPr>
        <w:tc>
          <w:tcPr>
            <w:tcW w:w="4112" w:type="dxa"/>
            <w:tcBorders>
              <w:top w:val="nil"/>
              <w:bottom w:val="nil"/>
              <w:right w:val="single" w:sz="4" w:space="0" w:color="auto"/>
            </w:tcBorders>
            <w:vAlign w:val="center"/>
          </w:tcPr>
          <w:p w14:paraId="23867E7D" w14:textId="77777777" w:rsidR="00307511" w:rsidRPr="009E5C44" w:rsidRDefault="00307511" w:rsidP="00307511">
            <w:pPr>
              <w:spacing w:line="240" w:lineRule="auto"/>
            </w:pPr>
            <w:r w:rsidRPr="009E5C44">
              <w:t>Spacing Axle 1 - Axle 2</w:t>
            </w:r>
          </w:p>
        </w:tc>
        <w:tc>
          <w:tcPr>
            <w:tcW w:w="1053" w:type="dxa"/>
            <w:tcBorders>
              <w:left w:val="single" w:sz="4" w:space="0" w:color="auto"/>
              <w:right w:val="single" w:sz="4" w:space="0" w:color="auto"/>
            </w:tcBorders>
            <w:vAlign w:val="center"/>
          </w:tcPr>
          <w:p w14:paraId="79AF4957"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549D76D4" w14:textId="77777777" w:rsidR="00307511" w:rsidRPr="009E5C44" w:rsidRDefault="00307511" w:rsidP="00307511">
            <w:pPr>
              <w:spacing w:line="240" w:lineRule="auto"/>
              <w:jc w:val="center"/>
            </w:pPr>
            <w:r w:rsidRPr="009E5C44">
              <w:t>I2</w:t>
            </w:r>
          </w:p>
        </w:tc>
      </w:tr>
      <w:tr w:rsidR="00307511" w:rsidRPr="009E5C44" w14:paraId="0E9863F4" w14:textId="77777777" w:rsidTr="00CE2EE7">
        <w:trPr>
          <w:trHeight w:val="428"/>
          <w:jc w:val="center"/>
        </w:trPr>
        <w:tc>
          <w:tcPr>
            <w:tcW w:w="4112" w:type="dxa"/>
            <w:tcBorders>
              <w:top w:val="nil"/>
              <w:bottom w:val="nil"/>
              <w:right w:val="single" w:sz="4" w:space="0" w:color="auto"/>
            </w:tcBorders>
            <w:vAlign w:val="center"/>
          </w:tcPr>
          <w:p w14:paraId="57680342" w14:textId="77777777" w:rsidR="00307511" w:rsidRPr="009E5C44" w:rsidRDefault="00307511" w:rsidP="00307511">
            <w:pPr>
              <w:spacing w:line="240" w:lineRule="auto"/>
            </w:pPr>
            <w:r w:rsidRPr="009E5C44">
              <w:t>Weight Axle 2</w:t>
            </w:r>
          </w:p>
        </w:tc>
        <w:tc>
          <w:tcPr>
            <w:tcW w:w="1053" w:type="dxa"/>
            <w:tcBorders>
              <w:left w:val="single" w:sz="4" w:space="0" w:color="auto"/>
              <w:right w:val="single" w:sz="4" w:space="0" w:color="auto"/>
            </w:tcBorders>
            <w:vAlign w:val="center"/>
          </w:tcPr>
          <w:p w14:paraId="4C51E6A6"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nil"/>
            </w:tcBorders>
            <w:vAlign w:val="center"/>
          </w:tcPr>
          <w:p w14:paraId="7D0A48D1" w14:textId="77777777" w:rsidR="00307511" w:rsidRPr="009E5C44" w:rsidRDefault="00307511" w:rsidP="00307511">
            <w:pPr>
              <w:spacing w:line="240" w:lineRule="auto"/>
              <w:jc w:val="center"/>
            </w:pPr>
            <w:r w:rsidRPr="009E5C44">
              <w:t>I3</w:t>
            </w:r>
          </w:p>
        </w:tc>
      </w:tr>
      <w:tr w:rsidR="00307511" w:rsidRPr="009E5C44" w14:paraId="29E6959F" w14:textId="77777777" w:rsidTr="00CE2EE7">
        <w:trPr>
          <w:trHeight w:val="429"/>
          <w:jc w:val="center"/>
        </w:trPr>
        <w:tc>
          <w:tcPr>
            <w:tcW w:w="4112" w:type="dxa"/>
            <w:tcBorders>
              <w:top w:val="nil"/>
              <w:bottom w:val="nil"/>
              <w:right w:val="single" w:sz="4" w:space="0" w:color="auto"/>
            </w:tcBorders>
            <w:vAlign w:val="center"/>
          </w:tcPr>
          <w:p w14:paraId="073F3C05" w14:textId="77777777" w:rsidR="00307511" w:rsidRPr="009E5C44" w:rsidRDefault="00307511" w:rsidP="00307511">
            <w:pPr>
              <w:spacing w:line="240" w:lineRule="auto"/>
            </w:pPr>
            <w:r w:rsidRPr="009E5C44">
              <w:t>Spacing Axle 2 - Axle 3</w:t>
            </w:r>
          </w:p>
        </w:tc>
        <w:tc>
          <w:tcPr>
            <w:tcW w:w="1053" w:type="dxa"/>
            <w:tcBorders>
              <w:left w:val="single" w:sz="4" w:space="0" w:color="auto"/>
              <w:right w:val="single" w:sz="4" w:space="0" w:color="auto"/>
            </w:tcBorders>
            <w:vAlign w:val="center"/>
          </w:tcPr>
          <w:p w14:paraId="1FEE3E05"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11CE141F" w14:textId="77777777" w:rsidR="00307511" w:rsidRPr="009E5C44" w:rsidRDefault="00307511" w:rsidP="00307511">
            <w:pPr>
              <w:spacing w:line="240" w:lineRule="auto"/>
              <w:jc w:val="center"/>
            </w:pPr>
            <w:r w:rsidRPr="009E5C44">
              <w:t>I2</w:t>
            </w:r>
          </w:p>
        </w:tc>
      </w:tr>
      <w:tr w:rsidR="00307511" w:rsidRPr="009E5C44" w14:paraId="571A63F1" w14:textId="77777777" w:rsidTr="00CE2EE7">
        <w:trPr>
          <w:trHeight w:val="428"/>
          <w:jc w:val="center"/>
        </w:trPr>
        <w:tc>
          <w:tcPr>
            <w:tcW w:w="4112" w:type="dxa"/>
            <w:tcBorders>
              <w:top w:val="nil"/>
              <w:bottom w:val="nil"/>
              <w:right w:val="single" w:sz="4" w:space="0" w:color="auto"/>
            </w:tcBorders>
            <w:vAlign w:val="center"/>
          </w:tcPr>
          <w:p w14:paraId="0E06BC9F" w14:textId="77777777" w:rsidR="00307511" w:rsidRPr="009E5C44" w:rsidRDefault="00327C8A" w:rsidP="00254B9B">
            <w:pPr>
              <w:spacing w:line="240" w:lineRule="auto"/>
              <w:jc w:val="center"/>
            </w:pPr>
            <w:r w:rsidRPr="009E5C44">
              <w:rPr>
                <w:noProof/>
                <w:position w:val="-6"/>
              </w:rPr>
              <w:object w:dxaOrig="120" w:dyaOrig="300" w14:anchorId="38900DE7">
                <v:shape id="_x0000_i1035" type="#_x0000_t75" alt="" style="width:6pt;height:15.35pt;mso-width-percent:0;mso-height-percent:0;mso-width-percent:0;mso-height-percent:0" o:ole="">
                  <v:imagedata r:id="rId61" o:title=""/>
                </v:shape>
                <o:OLEObject Type="Embed" ProgID="Equation.3" ShapeID="_x0000_i1035" DrawAspect="Content" ObjectID="_1723415683" r:id="rId62"/>
              </w:object>
            </w:r>
          </w:p>
        </w:tc>
        <w:tc>
          <w:tcPr>
            <w:tcW w:w="1053" w:type="dxa"/>
            <w:tcBorders>
              <w:left w:val="single" w:sz="4" w:space="0" w:color="auto"/>
              <w:right w:val="single" w:sz="4" w:space="0" w:color="auto"/>
            </w:tcBorders>
            <w:vAlign w:val="center"/>
          </w:tcPr>
          <w:p w14:paraId="337EDAA8" w14:textId="77777777" w:rsidR="00307511" w:rsidRPr="009E5C44" w:rsidRDefault="00327C8A" w:rsidP="00307511">
            <w:pPr>
              <w:spacing w:line="240" w:lineRule="auto"/>
              <w:jc w:val="center"/>
            </w:pPr>
            <w:r w:rsidRPr="009E5C44">
              <w:rPr>
                <w:noProof/>
                <w:position w:val="-6"/>
              </w:rPr>
              <w:object w:dxaOrig="120" w:dyaOrig="300" w14:anchorId="7A945194">
                <v:shape id="_x0000_i1034" type="#_x0000_t75" alt="" style="width:6pt;height:15.35pt;mso-width-percent:0;mso-height-percent:0;mso-width-percent:0;mso-height-percent:0" o:ole="">
                  <v:imagedata r:id="rId61" o:title=""/>
                </v:shape>
                <o:OLEObject Type="Embed" ProgID="Equation.3" ShapeID="_x0000_i1034" DrawAspect="Content" ObjectID="_1723415684" r:id="rId63"/>
              </w:object>
            </w:r>
          </w:p>
        </w:tc>
        <w:tc>
          <w:tcPr>
            <w:tcW w:w="1565" w:type="dxa"/>
            <w:tcBorders>
              <w:top w:val="nil"/>
              <w:left w:val="single" w:sz="4" w:space="0" w:color="auto"/>
              <w:bottom w:val="nil"/>
            </w:tcBorders>
            <w:vAlign w:val="center"/>
          </w:tcPr>
          <w:p w14:paraId="24973008" w14:textId="77777777" w:rsidR="00307511" w:rsidRPr="009E5C44" w:rsidRDefault="00327C8A" w:rsidP="00307511">
            <w:pPr>
              <w:spacing w:line="240" w:lineRule="auto"/>
              <w:jc w:val="center"/>
            </w:pPr>
            <w:r w:rsidRPr="009E5C44">
              <w:rPr>
                <w:noProof/>
                <w:position w:val="-6"/>
              </w:rPr>
              <w:object w:dxaOrig="120" w:dyaOrig="300" w14:anchorId="3851AEA3">
                <v:shape id="_x0000_i1033" type="#_x0000_t75" alt="" style="width:6pt;height:15.35pt;mso-width-percent:0;mso-height-percent:0;mso-width-percent:0;mso-height-percent:0" o:ole="">
                  <v:imagedata r:id="rId61" o:title=""/>
                </v:shape>
                <o:OLEObject Type="Embed" ProgID="Equation.3" ShapeID="_x0000_i1033" DrawAspect="Content" ObjectID="_1723415685" r:id="rId64"/>
              </w:object>
            </w:r>
          </w:p>
        </w:tc>
      </w:tr>
      <w:tr w:rsidR="00307511" w:rsidRPr="009E5C44" w14:paraId="328E887F" w14:textId="77777777" w:rsidTr="00CE2EE7">
        <w:trPr>
          <w:trHeight w:val="429"/>
          <w:jc w:val="center"/>
        </w:trPr>
        <w:tc>
          <w:tcPr>
            <w:tcW w:w="4112" w:type="dxa"/>
            <w:tcBorders>
              <w:top w:val="nil"/>
              <w:bottom w:val="nil"/>
              <w:right w:val="single" w:sz="4" w:space="0" w:color="auto"/>
            </w:tcBorders>
            <w:vAlign w:val="center"/>
          </w:tcPr>
          <w:p w14:paraId="2A7907DE" w14:textId="77777777" w:rsidR="00307511" w:rsidRPr="009E5C44" w:rsidRDefault="00307511" w:rsidP="00307511">
            <w:pPr>
              <w:spacing w:line="240" w:lineRule="auto"/>
            </w:pPr>
            <w:r w:rsidRPr="009E5C44">
              <w:t>Spacing Axle 8 - Axle 9</w:t>
            </w:r>
          </w:p>
        </w:tc>
        <w:tc>
          <w:tcPr>
            <w:tcW w:w="1053" w:type="dxa"/>
            <w:tcBorders>
              <w:left w:val="single" w:sz="4" w:space="0" w:color="auto"/>
              <w:right w:val="single" w:sz="4" w:space="0" w:color="auto"/>
            </w:tcBorders>
            <w:vAlign w:val="center"/>
          </w:tcPr>
          <w:p w14:paraId="002F9809" w14:textId="77777777" w:rsidR="00307511" w:rsidRPr="009E5C44" w:rsidRDefault="00307511" w:rsidP="00307511">
            <w:pPr>
              <w:spacing w:line="240" w:lineRule="auto"/>
              <w:jc w:val="center"/>
            </w:pPr>
            <w:r w:rsidRPr="009E5C44">
              <w:t>dm</w:t>
            </w:r>
          </w:p>
        </w:tc>
        <w:tc>
          <w:tcPr>
            <w:tcW w:w="1565" w:type="dxa"/>
            <w:tcBorders>
              <w:top w:val="nil"/>
              <w:left w:val="single" w:sz="4" w:space="0" w:color="auto"/>
              <w:bottom w:val="nil"/>
            </w:tcBorders>
            <w:vAlign w:val="center"/>
          </w:tcPr>
          <w:p w14:paraId="3CE83037" w14:textId="77777777" w:rsidR="00307511" w:rsidRPr="009E5C44" w:rsidRDefault="00307511" w:rsidP="00307511">
            <w:pPr>
              <w:spacing w:line="240" w:lineRule="auto"/>
              <w:jc w:val="center"/>
            </w:pPr>
            <w:r w:rsidRPr="009E5C44">
              <w:t>I2</w:t>
            </w:r>
          </w:p>
        </w:tc>
      </w:tr>
      <w:tr w:rsidR="00307511" w:rsidRPr="009E5C44" w14:paraId="077A6866" w14:textId="77777777" w:rsidTr="00CE2EE7">
        <w:trPr>
          <w:trHeight w:val="429"/>
          <w:jc w:val="center"/>
        </w:trPr>
        <w:tc>
          <w:tcPr>
            <w:tcW w:w="4112" w:type="dxa"/>
            <w:tcBorders>
              <w:top w:val="nil"/>
              <w:bottom w:val="single" w:sz="4" w:space="0" w:color="auto"/>
              <w:right w:val="single" w:sz="4" w:space="0" w:color="auto"/>
            </w:tcBorders>
            <w:vAlign w:val="center"/>
          </w:tcPr>
          <w:p w14:paraId="2117422F" w14:textId="77777777" w:rsidR="00307511" w:rsidRPr="009E5C44" w:rsidRDefault="00307511" w:rsidP="00307511">
            <w:pPr>
              <w:spacing w:line="240" w:lineRule="auto"/>
            </w:pPr>
            <w:r w:rsidRPr="009E5C44">
              <w:t>Weight Axle 9</w:t>
            </w:r>
          </w:p>
        </w:tc>
        <w:tc>
          <w:tcPr>
            <w:tcW w:w="1053" w:type="dxa"/>
            <w:tcBorders>
              <w:left w:val="single" w:sz="4" w:space="0" w:color="auto"/>
              <w:right w:val="single" w:sz="4" w:space="0" w:color="auto"/>
            </w:tcBorders>
            <w:vAlign w:val="center"/>
          </w:tcPr>
          <w:p w14:paraId="1452DAF2" w14:textId="77777777" w:rsidR="00307511" w:rsidRPr="009E5C44" w:rsidRDefault="00307511" w:rsidP="00307511">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49A62F89" w14:textId="77777777" w:rsidR="00307511" w:rsidRPr="009E5C44" w:rsidRDefault="00307511" w:rsidP="00307511">
            <w:pPr>
              <w:spacing w:line="240" w:lineRule="auto"/>
              <w:jc w:val="center"/>
            </w:pPr>
            <w:r w:rsidRPr="009E5C44">
              <w:t>I3</w:t>
            </w:r>
          </w:p>
        </w:tc>
      </w:tr>
    </w:tbl>
    <w:p w14:paraId="7E03CB6C" w14:textId="77777777" w:rsidR="00983702" w:rsidRPr="009E5C44" w:rsidRDefault="00CE2EE7" w:rsidP="00983702">
      <w:pPr>
        <w:pStyle w:val="Heading3"/>
      </w:pPr>
      <w:r w:rsidRPr="009E5C44">
        <w:br w:type="page"/>
      </w:r>
      <w:proofErr w:type="spellStart"/>
      <w:r w:rsidR="00983702" w:rsidRPr="009E5C44">
        <w:lastRenderedPageBreak/>
        <w:t>BeDIT</w:t>
      </w:r>
      <w:proofErr w:type="spellEnd"/>
      <w:r w:rsidR="00983702" w:rsidRPr="009E5C44">
        <w:t xml:space="preserve"> File Format </w:t>
      </w:r>
    </w:p>
    <w:p w14:paraId="729FDB2D" w14:textId="77777777" w:rsidR="00983702" w:rsidRPr="009E5C44" w:rsidRDefault="00A83D1F" w:rsidP="00983702">
      <w:r w:rsidRPr="009E5C44">
        <w:t>This file format is similar to CASTOR except that the maximum number of axles possible is 20</w:t>
      </w:r>
      <w:r w:rsidR="003903C9" w:rsidRPr="009E5C44">
        <w:t xml:space="preserve">, the axle spacings are given by a three digit number, and </w:t>
      </w:r>
      <w:r w:rsidRPr="009E5C44">
        <w:t>the direction is zero-based.</w:t>
      </w:r>
    </w:p>
    <w:p w14:paraId="79A851BE" w14:textId="77777777" w:rsidR="00983702" w:rsidRPr="009E5C44" w:rsidRDefault="00983702" w:rsidP="00983702"/>
    <w:tbl>
      <w:tblPr>
        <w:tblW w:w="0" w:type="auto"/>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4112"/>
        <w:gridCol w:w="1053"/>
        <w:gridCol w:w="1565"/>
      </w:tblGrid>
      <w:tr w:rsidR="00983702" w:rsidRPr="009E5C44" w14:paraId="3ED13092" w14:textId="77777777" w:rsidTr="00A83D1F">
        <w:trPr>
          <w:trHeight w:val="428"/>
          <w:jc w:val="center"/>
        </w:trPr>
        <w:tc>
          <w:tcPr>
            <w:tcW w:w="4112" w:type="dxa"/>
            <w:tcBorders>
              <w:top w:val="single" w:sz="4" w:space="0" w:color="auto"/>
              <w:bottom w:val="single" w:sz="4" w:space="0" w:color="auto"/>
              <w:right w:val="single" w:sz="4" w:space="0" w:color="auto"/>
            </w:tcBorders>
            <w:vAlign w:val="center"/>
          </w:tcPr>
          <w:p w14:paraId="4954E4BA" w14:textId="77777777" w:rsidR="00983702" w:rsidRPr="009E5C44" w:rsidRDefault="00983702" w:rsidP="00A83D1F">
            <w:pPr>
              <w:spacing w:line="240" w:lineRule="auto"/>
              <w:jc w:val="center"/>
              <w:rPr>
                <w:b/>
              </w:rPr>
            </w:pPr>
            <w:r w:rsidRPr="009E5C44">
              <w:rPr>
                <w:b/>
              </w:rPr>
              <w:t>Record</w:t>
            </w:r>
          </w:p>
        </w:tc>
        <w:tc>
          <w:tcPr>
            <w:tcW w:w="1053" w:type="dxa"/>
            <w:tcBorders>
              <w:top w:val="single" w:sz="4" w:space="0" w:color="auto"/>
              <w:left w:val="single" w:sz="4" w:space="0" w:color="auto"/>
              <w:bottom w:val="single" w:sz="4" w:space="0" w:color="auto"/>
              <w:right w:val="single" w:sz="4" w:space="0" w:color="auto"/>
            </w:tcBorders>
            <w:vAlign w:val="center"/>
          </w:tcPr>
          <w:p w14:paraId="58D79367" w14:textId="77777777" w:rsidR="00983702" w:rsidRPr="009E5C44" w:rsidRDefault="00983702" w:rsidP="00A83D1F">
            <w:pPr>
              <w:spacing w:line="240" w:lineRule="auto"/>
              <w:jc w:val="center"/>
              <w:rPr>
                <w:b/>
              </w:rPr>
            </w:pPr>
            <w:r w:rsidRPr="009E5C44">
              <w:rPr>
                <w:b/>
              </w:rPr>
              <w:t>Unit</w:t>
            </w:r>
          </w:p>
        </w:tc>
        <w:tc>
          <w:tcPr>
            <w:tcW w:w="1565" w:type="dxa"/>
            <w:tcBorders>
              <w:top w:val="single" w:sz="4" w:space="0" w:color="auto"/>
              <w:left w:val="single" w:sz="4" w:space="0" w:color="auto"/>
              <w:bottom w:val="single" w:sz="4" w:space="0" w:color="auto"/>
            </w:tcBorders>
            <w:vAlign w:val="center"/>
          </w:tcPr>
          <w:p w14:paraId="613EBC78" w14:textId="77777777" w:rsidR="00983702" w:rsidRPr="009E5C44" w:rsidRDefault="00983702" w:rsidP="00A83D1F">
            <w:pPr>
              <w:spacing w:line="240" w:lineRule="auto"/>
              <w:jc w:val="center"/>
              <w:rPr>
                <w:b/>
              </w:rPr>
            </w:pPr>
            <w:r w:rsidRPr="009E5C44">
              <w:rPr>
                <w:b/>
              </w:rPr>
              <w:t>Format</w:t>
            </w:r>
          </w:p>
        </w:tc>
      </w:tr>
      <w:tr w:rsidR="00983702" w:rsidRPr="009E5C44" w14:paraId="15D113BB" w14:textId="77777777" w:rsidTr="00A83D1F">
        <w:trPr>
          <w:trHeight w:val="429"/>
          <w:jc w:val="center"/>
        </w:trPr>
        <w:tc>
          <w:tcPr>
            <w:tcW w:w="4112" w:type="dxa"/>
            <w:tcBorders>
              <w:top w:val="single" w:sz="4" w:space="0" w:color="auto"/>
              <w:bottom w:val="nil"/>
              <w:right w:val="single" w:sz="4" w:space="0" w:color="auto"/>
            </w:tcBorders>
            <w:vAlign w:val="center"/>
          </w:tcPr>
          <w:p w14:paraId="7A4116DE" w14:textId="77777777" w:rsidR="00983702" w:rsidRPr="009E5C44" w:rsidRDefault="00983702" w:rsidP="00A83D1F">
            <w:pPr>
              <w:spacing w:line="240" w:lineRule="auto"/>
            </w:pPr>
            <w:r w:rsidRPr="009E5C44">
              <w:t>Head</w:t>
            </w:r>
          </w:p>
        </w:tc>
        <w:tc>
          <w:tcPr>
            <w:tcW w:w="1053" w:type="dxa"/>
            <w:tcBorders>
              <w:top w:val="single" w:sz="4" w:space="0" w:color="auto"/>
              <w:left w:val="single" w:sz="4" w:space="0" w:color="auto"/>
              <w:right w:val="single" w:sz="4" w:space="0" w:color="auto"/>
            </w:tcBorders>
            <w:vAlign w:val="center"/>
          </w:tcPr>
          <w:p w14:paraId="2E174DF1" w14:textId="77777777" w:rsidR="00983702" w:rsidRPr="009E5C44" w:rsidRDefault="00983702" w:rsidP="00A83D1F">
            <w:pPr>
              <w:spacing w:line="240" w:lineRule="auto"/>
              <w:jc w:val="center"/>
            </w:pPr>
          </w:p>
        </w:tc>
        <w:tc>
          <w:tcPr>
            <w:tcW w:w="1565" w:type="dxa"/>
            <w:tcBorders>
              <w:top w:val="single" w:sz="4" w:space="0" w:color="auto"/>
              <w:left w:val="single" w:sz="4" w:space="0" w:color="auto"/>
              <w:bottom w:val="nil"/>
            </w:tcBorders>
            <w:vAlign w:val="center"/>
          </w:tcPr>
          <w:p w14:paraId="4F15E3CD" w14:textId="77777777" w:rsidR="00983702" w:rsidRPr="009E5C44" w:rsidRDefault="00983702" w:rsidP="00A83D1F">
            <w:pPr>
              <w:spacing w:line="240" w:lineRule="auto"/>
              <w:jc w:val="center"/>
            </w:pPr>
            <w:r w:rsidRPr="009E5C44">
              <w:t>I4</w:t>
            </w:r>
          </w:p>
        </w:tc>
      </w:tr>
      <w:tr w:rsidR="00983702" w:rsidRPr="009E5C44" w14:paraId="7611094C" w14:textId="77777777" w:rsidTr="00A83D1F">
        <w:trPr>
          <w:trHeight w:val="428"/>
          <w:jc w:val="center"/>
        </w:trPr>
        <w:tc>
          <w:tcPr>
            <w:tcW w:w="4112" w:type="dxa"/>
            <w:tcBorders>
              <w:top w:val="nil"/>
              <w:bottom w:val="nil"/>
              <w:right w:val="single" w:sz="4" w:space="0" w:color="auto"/>
            </w:tcBorders>
            <w:vAlign w:val="center"/>
          </w:tcPr>
          <w:p w14:paraId="10EEA1C3" w14:textId="77777777" w:rsidR="00983702" w:rsidRPr="009E5C44" w:rsidRDefault="00983702" w:rsidP="00A83D1F">
            <w:pPr>
              <w:spacing w:line="240" w:lineRule="auto"/>
            </w:pPr>
            <w:r w:rsidRPr="009E5C44">
              <w:t>Day</w:t>
            </w:r>
          </w:p>
        </w:tc>
        <w:tc>
          <w:tcPr>
            <w:tcW w:w="1053" w:type="dxa"/>
            <w:tcBorders>
              <w:left w:val="single" w:sz="4" w:space="0" w:color="auto"/>
              <w:right w:val="single" w:sz="4" w:space="0" w:color="auto"/>
            </w:tcBorders>
            <w:vAlign w:val="center"/>
          </w:tcPr>
          <w:p w14:paraId="2DC06B7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9E87659" w14:textId="77777777" w:rsidR="00983702" w:rsidRPr="009E5C44" w:rsidRDefault="00983702" w:rsidP="00A83D1F">
            <w:pPr>
              <w:spacing w:line="240" w:lineRule="auto"/>
              <w:jc w:val="center"/>
            </w:pPr>
            <w:r w:rsidRPr="009E5C44">
              <w:t>I2</w:t>
            </w:r>
          </w:p>
        </w:tc>
      </w:tr>
      <w:tr w:rsidR="00983702" w:rsidRPr="009E5C44" w14:paraId="1BE44F87" w14:textId="77777777" w:rsidTr="00A83D1F">
        <w:trPr>
          <w:trHeight w:val="429"/>
          <w:jc w:val="center"/>
        </w:trPr>
        <w:tc>
          <w:tcPr>
            <w:tcW w:w="4112" w:type="dxa"/>
            <w:tcBorders>
              <w:top w:val="nil"/>
              <w:bottom w:val="nil"/>
              <w:right w:val="single" w:sz="4" w:space="0" w:color="auto"/>
            </w:tcBorders>
            <w:vAlign w:val="center"/>
          </w:tcPr>
          <w:p w14:paraId="069EA811" w14:textId="77777777" w:rsidR="00983702" w:rsidRPr="009E5C44" w:rsidRDefault="00983702" w:rsidP="00A83D1F">
            <w:pPr>
              <w:spacing w:line="240" w:lineRule="auto"/>
            </w:pPr>
            <w:r w:rsidRPr="009E5C44">
              <w:t>Month</w:t>
            </w:r>
          </w:p>
        </w:tc>
        <w:tc>
          <w:tcPr>
            <w:tcW w:w="1053" w:type="dxa"/>
            <w:tcBorders>
              <w:left w:val="single" w:sz="4" w:space="0" w:color="auto"/>
              <w:right w:val="single" w:sz="4" w:space="0" w:color="auto"/>
            </w:tcBorders>
            <w:vAlign w:val="center"/>
          </w:tcPr>
          <w:p w14:paraId="0FA2469B"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5F7B6526" w14:textId="77777777" w:rsidR="00983702" w:rsidRPr="009E5C44" w:rsidRDefault="00983702" w:rsidP="00A83D1F">
            <w:pPr>
              <w:spacing w:line="240" w:lineRule="auto"/>
              <w:jc w:val="center"/>
            </w:pPr>
            <w:r w:rsidRPr="009E5C44">
              <w:t>I2</w:t>
            </w:r>
          </w:p>
        </w:tc>
      </w:tr>
      <w:tr w:rsidR="00983702" w:rsidRPr="009E5C44" w14:paraId="1F843565" w14:textId="77777777" w:rsidTr="00A83D1F">
        <w:trPr>
          <w:trHeight w:val="428"/>
          <w:jc w:val="center"/>
        </w:trPr>
        <w:tc>
          <w:tcPr>
            <w:tcW w:w="4112" w:type="dxa"/>
            <w:tcBorders>
              <w:top w:val="nil"/>
              <w:bottom w:val="nil"/>
              <w:right w:val="single" w:sz="4" w:space="0" w:color="auto"/>
            </w:tcBorders>
            <w:vAlign w:val="center"/>
          </w:tcPr>
          <w:p w14:paraId="20CBB706" w14:textId="77777777" w:rsidR="00983702" w:rsidRPr="009E5C44" w:rsidRDefault="00983702" w:rsidP="00A83D1F">
            <w:pPr>
              <w:spacing w:line="240" w:lineRule="auto"/>
            </w:pPr>
            <w:r w:rsidRPr="009E5C44">
              <w:t>Year</w:t>
            </w:r>
          </w:p>
        </w:tc>
        <w:tc>
          <w:tcPr>
            <w:tcW w:w="1053" w:type="dxa"/>
            <w:tcBorders>
              <w:left w:val="single" w:sz="4" w:space="0" w:color="auto"/>
              <w:right w:val="single" w:sz="4" w:space="0" w:color="auto"/>
            </w:tcBorders>
            <w:vAlign w:val="center"/>
          </w:tcPr>
          <w:p w14:paraId="423937DF"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282145EC" w14:textId="77777777" w:rsidR="00983702" w:rsidRPr="009E5C44" w:rsidRDefault="00983702" w:rsidP="00A83D1F">
            <w:pPr>
              <w:spacing w:line="240" w:lineRule="auto"/>
              <w:jc w:val="center"/>
            </w:pPr>
            <w:r w:rsidRPr="009E5C44">
              <w:t>I2</w:t>
            </w:r>
          </w:p>
        </w:tc>
      </w:tr>
      <w:tr w:rsidR="00983702" w:rsidRPr="009E5C44" w14:paraId="178F5540" w14:textId="77777777" w:rsidTr="00A83D1F">
        <w:trPr>
          <w:trHeight w:val="429"/>
          <w:jc w:val="center"/>
        </w:trPr>
        <w:tc>
          <w:tcPr>
            <w:tcW w:w="4112" w:type="dxa"/>
            <w:tcBorders>
              <w:top w:val="nil"/>
              <w:bottom w:val="nil"/>
              <w:right w:val="single" w:sz="4" w:space="0" w:color="auto"/>
            </w:tcBorders>
            <w:vAlign w:val="center"/>
          </w:tcPr>
          <w:p w14:paraId="2E01222F" w14:textId="77777777" w:rsidR="00983702" w:rsidRPr="009E5C44" w:rsidRDefault="00983702" w:rsidP="00A83D1F">
            <w:pPr>
              <w:spacing w:line="240" w:lineRule="auto"/>
            </w:pPr>
            <w:r w:rsidRPr="009E5C44">
              <w:t>Hour</w:t>
            </w:r>
          </w:p>
        </w:tc>
        <w:tc>
          <w:tcPr>
            <w:tcW w:w="1053" w:type="dxa"/>
            <w:tcBorders>
              <w:left w:val="single" w:sz="4" w:space="0" w:color="auto"/>
              <w:right w:val="single" w:sz="4" w:space="0" w:color="auto"/>
            </w:tcBorders>
            <w:vAlign w:val="center"/>
          </w:tcPr>
          <w:p w14:paraId="7C892B4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354E4A90" w14:textId="77777777" w:rsidR="00983702" w:rsidRPr="009E5C44" w:rsidRDefault="00983702" w:rsidP="00A83D1F">
            <w:pPr>
              <w:spacing w:line="240" w:lineRule="auto"/>
              <w:jc w:val="center"/>
            </w:pPr>
            <w:r w:rsidRPr="009E5C44">
              <w:t>I2</w:t>
            </w:r>
          </w:p>
        </w:tc>
      </w:tr>
      <w:tr w:rsidR="00983702" w:rsidRPr="009E5C44" w14:paraId="08B08494" w14:textId="77777777" w:rsidTr="00A83D1F">
        <w:trPr>
          <w:trHeight w:val="428"/>
          <w:jc w:val="center"/>
        </w:trPr>
        <w:tc>
          <w:tcPr>
            <w:tcW w:w="4112" w:type="dxa"/>
            <w:tcBorders>
              <w:top w:val="nil"/>
              <w:bottom w:val="nil"/>
              <w:right w:val="single" w:sz="4" w:space="0" w:color="auto"/>
            </w:tcBorders>
            <w:vAlign w:val="center"/>
          </w:tcPr>
          <w:p w14:paraId="70C6310B" w14:textId="77777777" w:rsidR="00983702" w:rsidRPr="009E5C44" w:rsidRDefault="00983702" w:rsidP="00A83D1F">
            <w:pPr>
              <w:spacing w:line="240" w:lineRule="auto"/>
            </w:pPr>
            <w:r w:rsidRPr="009E5C44">
              <w:t>Minute</w:t>
            </w:r>
          </w:p>
        </w:tc>
        <w:tc>
          <w:tcPr>
            <w:tcW w:w="1053" w:type="dxa"/>
            <w:tcBorders>
              <w:left w:val="single" w:sz="4" w:space="0" w:color="auto"/>
              <w:right w:val="single" w:sz="4" w:space="0" w:color="auto"/>
            </w:tcBorders>
            <w:vAlign w:val="center"/>
          </w:tcPr>
          <w:p w14:paraId="7E54670E"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0702923B" w14:textId="77777777" w:rsidR="00983702" w:rsidRPr="009E5C44" w:rsidRDefault="00983702" w:rsidP="00A83D1F">
            <w:pPr>
              <w:spacing w:line="240" w:lineRule="auto"/>
              <w:jc w:val="center"/>
            </w:pPr>
            <w:r w:rsidRPr="009E5C44">
              <w:t>I2</w:t>
            </w:r>
          </w:p>
        </w:tc>
      </w:tr>
      <w:tr w:rsidR="00983702" w:rsidRPr="009E5C44" w14:paraId="0913195B" w14:textId="77777777" w:rsidTr="00A83D1F">
        <w:trPr>
          <w:trHeight w:val="429"/>
          <w:jc w:val="center"/>
        </w:trPr>
        <w:tc>
          <w:tcPr>
            <w:tcW w:w="4112" w:type="dxa"/>
            <w:tcBorders>
              <w:top w:val="nil"/>
              <w:bottom w:val="nil"/>
              <w:right w:val="single" w:sz="4" w:space="0" w:color="auto"/>
            </w:tcBorders>
            <w:vAlign w:val="center"/>
          </w:tcPr>
          <w:p w14:paraId="76DADC82" w14:textId="77777777" w:rsidR="00983702" w:rsidRPr="009E5C44" w:rsidRDefault="00983702" w:rsidP="00A83D1F">
            <w:pPr>
              <w:spacing w:line="240" w:lineRule="auto"/>
            </w:pPr>
            <w:r w:rsidRPr="009E5C44">
              <w:t>Second</w:t>
            </w:r>
          </w:p>
        </w:tc>
        <w:tc>
          <w:tcPr>
            <w:tcW w:w="1053" w:type="dxa"/>
            <w:tcBorders>
              <w:left w:val="single" w:sz="4" w:space="0" w:color="auto"/>
              <w:right w:val="single" w:sz="4" w:space="0" w:color="auto"/>
            </w:tcBorders>
            <w:vAlign w:val="center"/>
          </w:tcPr>
          <w:p w14:paraId="454A50A7"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4F04E006" w14:textId="77777777" w:rsidR="00983702" w:rsidRPr="009E5C44" w:rsidRDefault="00983702" w:rsidP="00A83D1F">
            <w:pPr>
              <w:spacing w:line="240" w:lineRule="auto"/>
              <w:jc w:val="center"/>
            </w:pPr>
            <w:r w:rsidRPr="009E5C44">
              <w:t>I2</w:t>
            </w:r>
          </w:p>
        </w:tc>
      </w:tr>
      <w:tr w:rsidR="00983702" w:rsidRPr="009E5C44" w14:paraId="680895F0" w14:textId="77777777" w:rsidTr="00A83D1F">
        <w:trPr>
          <w:trHeight w:val="429"/>
          <w:jc w:val="center"/>
        </w:trPr>
        <w:tc>
          <w:tcPr>
            <w:tcW w:w="4112" w:type="dxa"/>
            <w:tcBorders>
              <w:top w:val="nil"/>
              <w:bottom w:val="nil"/>
              <w:right w:val="single" w:sz="4" w:space="0" w:color="auto"/>
            </w:tcBorders>
            <w:vAlign w:val="center"/>
          </w:tcPr>
          <w:p w14:paraId="3CC05D00" w14:textId="77777777" w:rsidR="00983702" w:rsidRPr="009E5C44" w:rsidRDefault="00983702" w:rsidP="00A83D1F">
            <w:pPr>
              <w:spacing w:line="240" w:lineRule="auto"/>
            </w:pPr>
            <w:r w:rsidRPr="009E5C44">
              <w:t>Second/100</w:t>
            </w:r>
          </w:p>
        </w:tc>
        <w:tc>
          <w:tcPr>
            <w:tcW w:w="1053" w:type="dxa"/>
            <w:tcBorders>
              <w:left w:val="single" w:sz="4" w:space="0" w:color="auto"/>
              <w:right w:val="single" w:sz="4" w:space="0" w:color="auto"/>
            </w:tcBorders>
            <w:vAlign w:val="center"/>
          </w:tcPr>
          <w:p w14:paraId="3ABC9188"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F27E1A6" w14:textId="77777777" w:rsidR="00983702" w:rsidRPr="009E5C44" w:rsidRDefault="00983702" w:rsidP="00A83D1F">
            <w:pPr>
              <w:spacing w:line="240" w:lineRule="auto"/>
              <w:jc w:val="center"/>
            </w:pPr>
            <w:r w:rsidRPr="009E5C44">
              <w:t>I2</w:t>
            </w:r>
          </w:p>
        </w:tc>
      </w:tr>
      <w:tr w:rsidR="00983702" w:rsidRPr="009E5C44" w14:paraId="111FDC0C" w14:textId="77777777" w:rsidTr="00A83D1F">
        <w:trPr>
          <w:trHeight w:val="428"/>
          <w:jc w:val="center"/>
        </w:trPr>
        <w:tc>
          <w:tcPr>
            <w:tcW w:w="4112" w:type="dxa"/>
            <w:tcBorders>
              <w:top w:val="nil"/>
              <w:bottom w:val="nil"/>
              <w:right w:val="single" w:sz="4" w:space="0" w:color="auto"/>
            </w:tcBorders>
            <w:vAlign w:val="center"/>
          </w:tcPr>
          <w:p w14:paraId="2C6D031D" w14:textId="77777777" w:rsidR="00983702" w:rsidRPr="009E5C44" w:rsidRDefault="00983702" w:rsidP="00A83D1F">
            <w:pPr>
              <w:spacing w:line="240" w:lineRule="auto"/>
            </w:pPr>
            <w:r w:rsidRPr="009E5C44">
              <w:t>Speed</w:t>
            </w:r>
          </w:p>
        </w:tc>
        <w:tc>
          <w:tcPr>
            <w:tcW w:w="1053" w:type="dxa"/>
            <w:tcBorders>
              <w:left w:val="single" w:sz="4" w:space="0" w:color="auto"/>
              <w:right w:val="single" w:sz="4" w:space="0" w:color="auto"/>
            </w:tcBorders>
            <w:vAlign w:val="center"/>
          </w:tcPr>
          <w:p w14:paraId="6D1D2ABA" w14:textId="77777777" w:rsidR="00983702" w:rsidRPr="009E5C44" w:rsidRDefault="00983702" w:rsidP="00A83D1F">
            <w:pPr>
              <w:spacing w:line="240" w:lineRule="auto"/>
              <w:jc w:val="center"/>
            </w:pPr>
            <w:r w:rsidRPr="009E5C44">
              <w:t>dm/s</w:t>
            </w:r>
          </w:p>
        </w:tc>
        <w:tc>
          <w:tcPr>
            <w:tcW w:w="1565" w:type="dxa"/>
            <w:tcBorders>
              <w:top w:val="nil"/>
              <w:left w:val="single" w:sz="4" w:space="0" w:color="auto"/>
              <w:bottom w:val="nil"/>
            </w:tcBorders>
            <w:vAlign w:val="center"/>
          </w:tcPr>
          <w:p w14:paraId="12FD0E72" w14:textId="77777777" w:rsidR="00983702" w:rsidRPr="009E5C44" w:rsidRDefault="00983702" w:rsidP="00A83D1F">
            <w:pPr>
              <w:spacing w:line="240" w:lineRule="auto"/>
              <w:jc w:val="center"/>
            </w:pPr>
            <w:r w:rsidRPr="009E5C44">
              <w:t>I3</w:t>
            </w:r>
          </w:p>
        </w:tc>
      </w:tr>
      <w:tr w:rsidR="00983702" w:rsidRPr="009E5C44" w14:paraId="20A70AD2" w14:textId="77777777" w:rsidTr="00A83D1F">
        <w:trPr>
          <w:trHeight w:val="429"/>
          <w:jc w:val="center"/>
        </w:trPr>
        <w:tc>
          <w:tcPr>
            <w:tcW w:w="4112" w:type="dxa"/>
            <w:tcBorders>
              <w:top w:val="nil"/>
              <w:bottom w:val="nil"/>
              <w:right w:val="single" w:sz="4" w:space="0" w:color="auto"/>
            </w:tcBorders>
            <w:vAlign w:val="center"/>
          </w:tcPr>
          <w:p w14:paraId="0E49676B" w14:textId="77777777" w:rsidR="00983702" w:rsidRPr="009E5C44" w:rsidRDefault="00983702" w:rsidP="00A83D1F">
            <w:pPr>
              <w:spacing w:line="240" w:lineRule="auto"/>
            </w:pPr>
            <w:r w:rsidRPr="009E5C44">
              <w:t>Gross Vehicle Weight - GVW</w:t>
            </w:r>
          </w:p>
        </w:tc>
        <w:tc>
          <w:tcPr>
            <w:tcW w:w="1053" w:type="dxa"/>
            <w:tcBorders>
              <w:left w:val="single" w:sz="4" w:space="0" w:color="auto"/>
              <w:right w:val="single" w:sz="4" w:space="0" w:color="auto"/>
            </w:tcBorders>
            <w:vAlign w:val="center"/>
          </w:tcPr>
          <w:p w14:paraId="31112A0C"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7A86CE58" w14:textId="77777777" w:rsidR="00983702" w:rsidRPr="009E5C44" w:rsidRDefault="00983702" w:rsidP="00A83D1F">
            <w:pPr>
              <w:spacing w:line="240" w:lineRule="auto"/>
              <w:jc w:val="center"/>
            </w:pPr>
            <w:r w:rsidRPr="009E5C44">
              <w:t>I4</w:t>
            </w:r>
          </w:p>
        </w:tc>
      </w:tr>
      <w:tr w:rsidR="00983702" w:rsidRPr="009E5C44" w14:paraId="15EC85C7" w14:textId="77777777" w:rsidTr="00A83D1F">
        <w:trPr>
          <w:trHeight w:val="428"/>
          <w:jc w:val="center"/>
        </w:trPr>
        <w:tc>
          <w:tcPr>
            <w:tcW w:w="4112" w:type="dxa"/>
            <w:tcBorders>
              <w:top w:val="nil"/>
              <w:bottom w:val="nil"/>
              <w:right w:val="single" w:sz="4" w:space="0" w:color="auto"/>
            </w:tcBorders>
            <w:vAlign w:val="center"/>
          </w:tcPr>
          <w:p w14:paraId="4356CFB7" w14:textId="77777777" w:rsidR="00983702" w:rsidRPr="009E5C44" w:rsidRDefault="00983702" w:rsidP="00A83D1F">
            <w:pPr>
              <w:spacing w:line="240" w:lineRule="auto"/>
            </w:pPr>
            <w:r w:rsidRPr="009E5C44">
              <w:t>Length</w:t>
            </w:r>
          </w:p>
        </w:tc>
        <w:tc>
          <w:tcPr>
            <w:tcW w:w="1053" w:type="dxa"/>
            <w:tcBorders>
              <w:left w:val="single" w:sz="4" w:space="0" w:color="auto"/>
              <w:right w:val="single" w:sz="4" w:space="0" w:color="auto"/>
            </w:tcBorders>
            <w:vAlign w:val="center"/>
          </w:tcPr>
          <w:p w14:paraId="746B6682"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574890EC" w14:textId="77777777" w:rsidR="00983702" w:rsidRPr="009E5C44" w:rsidRDefault="00983702" w:rsidP="00A83D1F">
            <w:pPr>
              <w:spacing w:line="240" w:lineRule="auto"/>
              <w:jc w:val="center"/>
            </w:pPr>
            <w:r w:rsidRPr="009E5C44">
              <w:t>I3</w:t>
            </w:r>
          </w:p>
        </w:tc>
      </w:tr>
      <w:tr w:rsidR="00983702" w:rsidRPr="009E5C44" w14:paraId="15C6F1DB" w14:textId="77777777" w:rsidTr="00A83D1F">
        <w:trPr>
          <w:trHeight w:val="429"/>
          <w:jc w:val="center"/>
        </w:trPr>
        <w:tc>
          <w:tcPr>
            <w:tcW w:w="4112" w:type="dxa"/>
            <w:tcBorders>
              <w:top w:val="nil"/>
              <w:bottom w:val="nil"/>
              <w:right w:val="single" w:sz="4" w:space="0" w:color="auto"/>
            </w:tcBorders>
            <w:vAlign w:val="center"/>
          </w:tcPr>
          <w:p w14:paraId="2DD4E72E" w14:textId="77777777" w:rsidR="00983702" w:rsidRPr="009E5C44" w:rsidRDefault="00983702" w:rsidP="00A83D1F">
            <w:pPr>
              <w:spacing w:line="240" w:lineRule="auto"/>
            </w:pPr>
            <w:r w:rsidRPr="009E5C44">
              <w:t>Number of Axles</w:t>
            </w:r>
          </w:p>
        </w:tc>
        <w:tc>
          <w:tcPr>
            <w:tcW w:w="1053" w:type="dxa"/>
            <w:tcBorders>
              <w:left w:val="single" w:sz="4" w:space="0" w:color="auto"/>
              <w:right w:val="single" w:sz="4" w:space="0" w:color="auto"/>
            </w:tcBorders>
            <w:vAlign w:val="center"/>
          </w:tcPr>
          <w:p w14:paraId="5BB598EA"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0B8349A" w14:textId="77777777" w:rsidR="00983702" w:rsidRPr="009E5C44" w:rsidRDefault="00E872D1" w:rsidP="00A83D1F">
            <w:pPr>
              <w:spacing w:line="240" w:lineRule="auto"/>
              <w:jc w:val="center"/>
            </w:pPr>
            <w:r>
              <w:t>I2</w:t>
            </w:r>
          </w:p>
        </w:tc>
      </w:tr>
      <w:tr w:rsidR="00983702" w:rsidRPr="009E5C44" w14:paraId="709584B9" w14:textId="77777777" w:rsidTr="00A83D1F">
        <w:trPr>
          <w:trHeight w:val="428"/>
          <w:jc w:val="center"/>
        </w:trPr>
        <w:tc>
          <w:tcPr>
            <w:tcW w:w="4112" w:type="dxa"/>
            <w:tcBorders>
              <w:top w:val="nil"/>
              <w:bottom w:val="nil"/>
              <w:right w:val="single" w:sz="4" w:space="0" w:color="auto"/>
            </w:tcBorders>
            <w:vAlign w:val="center"/>
          </w:tcPr>
          <w:p w14:paraId="0C392658" w14:textId="77777777" w:rsidR="00983702" w:rsidRPr="009E5C44" w:rsidRDefault="00983702" w:rsidP="00A83D1F">
            <w:pPr>
              <w:spacing w:line="240" w:lineRule="auto"/>
            </w:pPr>
            <w:r w:rsidRPr="009E5C44">
              <w:t>Direction</w:t>
            </w:r>
            <w:r w:rsidR="00A83D1F" w:rsidRPr="009E5C44">
              <w:t xml:space="preserve"> (zero-based)</w:t>
            </w:r>
          </w:p>
        </w:tc>
        <w:tc>
          <w:tcPr>
            <w:tcW w:w="1053" w:type="dxa"/>
            <w:tcBorders>
              <w:left w:val="single" w:sz="4" w:space="0" w:color="auto"/>
              <w:right w:val="single" w:sz="4" w:space="0" w:color="auto"/>
            </w:tcBorders>
            <w:vAlign w:val="center"/>
          </w:tcPr>
          <w:p w14:paraId="0780B1E6"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6F35734F" w14:textId="77777777" w:rsidR="00983702" w:rsidRPr="009E5C44" w:rsidRDefault="00983702" w:rsidP="00A83D1F">
            <w:pPr>
              <w:spacing w:line="240" w:lineRule="auto"/>
              <w:jc w:val="center"/>
            </w:pPr>
            <w:r w:rsidRPr="009E5C44">
              <w:t>I1</w:t>
            </w:r>
          </w:p>
        </w:tc>
      </w:tr>
      <w:tr w:rsidR="00983702" w:rsidRPr="009E5C44" w14:paraId="53DA3766" w14:textId="77777777" w:rsidTr="00A83D1F">
        <w:trPr>
          <w:trHeight w:val="429"/>
          <w:jc w:val="center"/>
        </w:trPr>
        <w:tc>
          <w:tcPr>
            <w:tcW w:w="4112" w:type="dxa"/>
            <w:tcBorders>
              <w:top w:val="nil"/>
              <w:bottom w:val="nil"/>
              <w:right w:val="single" w:sz="4" w:space="0" w:color="auto"/>
            </w:tcBorders>
            <w:vAlign w:val="center"/>
          </w:tcPr>
          <w:p w14:paraId="3311A41F" w14:textId="77777777" w:rsidR="00983702" w:rsidRPr="009E5C44" w:rsidRDefault="00983702" w:rsidP="00A83D1F">
            <w:pPr>
              <w:spacing w:line="240" w:lineRule="auto"/>
            </w:pPr>
            <w:r w:rsidRPr="009E5C44">
              <w:t>Lane</w:t>
            </w:r>
          </w:p>
        </w:tc>
        <w:tc>
          <w:tcPr>
            <w:tcW w:w="1053" w:type="dxa"/>
            <w:tcBorders>
              <w:left w:val="single" w:sz="4" w:space="0" w:color="auto"/>
              <w:right w:val="single" w:sz="4" w:space="0" w:color="auto"/>
            </w:tcBorders>
            <w:vAlign w:val="center"/>
          </w:tcPr>
          <w:p w14:paraId="46D1F6ED" w14:textId="77777777" w:rsidR="00983702" w:rsidRPr="009E5C44" w:rsidRDefault="00983702" w:rsidP="00A83D1F">
            <w:pPr>
              <w:spacing w:line="240" w:lineRule="auto"/>
              <w:jc w:val="center"/>
            </w:pPr>
          </w:p>
        </w:tc>
        <w:tc>
          <w:tcPr>
            <w:tcW w:w="1565" w:type="dxa"/>
            <w:tcBorders>
              <w:top w:val="nil"/>
              <w:left w:val="single" w:sz="4" w:space="0" w:color="auto"/>
              <w:bottom w:val="nil"/>
            </w:tcBorders>
            <w:vAlign w:val="center"/>
          </w:tcPr>
          <w:p w14:paraId="7FFACEBD" w14:textId="77777777" w:rsidR="00983702" w:rsidRPr="009E5C44" w:rsidRDefault="00983702" w:rsidP="00A83D1F">
            <w:pPr>
              <w:spacing w:line="240" w:lineRule="auto"/>
              <w:jc w:val="center"/>
            </w:pPr>
            <w:r w:rsidRPr="009E5C44">
              <w:t>I1</w:t>
            </w:r>
          </w:p>
        </w:tc>
      </w:tr>
      <w:tr w:rsidR="00983702" w:rsidRPr="009E5C44" w14:paraId="27301BEA" w14:textId="77777777" w:rsidTr="00A83D1F">
        <w:trPr>
          <w:trHeight w:val="429"/>
          <w:jc w:val="center"/>
        </w:trPr>
        <w:tc>
          <w:tcPr>
            <w:tcW w:w="4112" w:type="dxa"/>
            <w:tcBorders>
              <w:top w:val="nil"/>
              <w:bottom w:val="nil"/>
              <w:right w:val="single" w:sz="4" w:space="0" w:color="auto"/>
            </w:tcBorders>
            <w:vAlign w:val="center"/>
          </w:tcPr>
          <w:p w14:paraId="758C1EF1" w14:textId="77777777" w:rsidR="00983702" w:rsidRPr="009E5C44" w:rsidRDefault="00983702" w:rsidP="00A83D1F">
            <w:pPr>
              <w:spacing w:line="240" w:lineRule="auto"/>
            </w:pPr>
            <w:r w:rsidRPr="009E5C44">
              <w:t>Transverse Location In Lane</w:t>
            </w:r>
          </w:p>
        </w:tc>
        <w:tc>
          <w:tcPr>
            <w:tcW w:w="1053" w:type="dxa"/>
            <w:tcBorders>
              <w:left w:val="single" w:sz="4" w:space="0" w:color="auto"/>
              <w:right w:val="single" w:sz="4" w:space="0" w:color="auto"/>
            </w:tcBorders>
            <w:vAlign w:val="center"/>
          </w:tcPr>
          <w:p w14:paraId="1B8BEA0E"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619EE124" w14:textId="77777777" w:rsidR="00983702" w:rsidRPr="009E5C44" w:rsidRDefault="00983702" w:rsidP="00A83D1F">
            <w:pPr>
              <w:spacing w:line="240" w:lineRule="auto"/>
              <w:jc w:val="center"/>
            </w:pPr>
            <w:r w:rsidRPr="009E5C44">
              <w:t>I3</w:t>
            </w:r>
          </w:p>
        </w:tc>
      </w:tr>
      <w:tr w:rsidR="00983702" w:rsidRPr="009E5C44" w14:paraId="7603C11D" w14:textId="77777777" w:rsidTr="00A83D1F">
        <w:trPr>
          <w:trHeight w:val="428"/>
          <w:jc w:val="center"/>
        </w:trPr>
        <w:tc>
          <w:tcPr>
            <w:tcW w:w="4112" w:type="dxa"/>
            <w:tcBorders>
              <w:top w:val="nil"/>
              <w:bottom w:val="nil"/>
              <w:right w:val="single" w:sz="4" w:space="0" w:color="auto"/>
            </w:tcBorders>
            <w:vAlign w:val="center"/>
          </w:tcPr>
          <w:p w14:paraId="7BABA0D1" w14:textId="77777777" w:rsidR="00983702" w:rsidRPr="009E5C44" w:rsidRDefault="00983702" w:rsidP="00A83D1F">
            <w:pPr>
              <w:spacing w:line="240" w:lineRule="auto"/>
            </w:pPr>
            <w:r w:rsidRPr="009E5C44">
              <w:t>Weight Axle 1</w:t>
            </w:r>
          </w:p>
        </w:tc>
        <w:tc>
          <w:tcPr>
            <w:tcW w:w="1053" w:type="dxa"/>
            <w:tcBorders>
              <w:left w:val="single" w:sz="4" w:space="0" w:color="auto"/>
              <w:right w:val="single" w:sz="4" w:space="0" w:color="auto"/>
            </w:tcBorders>
            <w:vAlign w:val="center"/>
          </w:tcPr>
          <w:p w14:paraId="024576B4"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3DE785C6" w14:textId="77777777" w:rsidR="00983702" w:rsidRPr="009E5C44" w:rsidRDefault="00983702" w:rsidP="00A83D1F">
            <w:pPr>
              <w:spacing w:line="240" w:lineRule="auto"/>
              <w:jc w:val="center"/>
            </w:pPr>
            <w:r w:rsidRPr="009E5C44">
              <w:t>I3</w:t>
            </w:r>
          </w:p>
        </w:tc>
      </w:tr>
      <w:tr w:rsidR="00983702" w:rsidRPr="009E5C44" w14:paraId="30F0F54A" w14:textId="77777777" w:rsidTr="00A83D1F">
        <w:trPr>
          <w:trHeight w:val="429"/>
          <w:jc w:val="center"/>
        </w:trPr>
        <w:tc>
          <w:tcPr>
            <w:tcW w:w="4112" w:type="dxa"/>
            <w:tcBorders>
              <w:top w:val="nil"/>
              <w:bottom w:val="nil"/>
              <w:right w:val="single" w:sz="4" w:space="0" w:color="auto"/>
            </w:tcBorders>
            <w:vAlign w:val="center"/>
          </w:tcPr>
          <w:p w14:paraId="0914719F" w14:textId="77777777" w:rsidR="00983702" w:rsidRPr="009E5C44" w:rsidRDefault="00983702" w:rsidP="00A83D1F">
            <w:pPr>
              <w:spacing w:line="240" w:lineRule="auto"/>
            </w:pPr>
            <w:r w:rsidRPr="009E5C44">
              <w:t>Spacing Axle 1 - Axle 2</w:t>
            </w:r>
          </w:p>
        </w:tc>
        <w:tc>
          <w:tcPr>
            <w:tcW w:w="1053" w:type="dxa"/>
            <w:tcBorders>
              <w:left w:val="single" w:sz="4" w:space="0" w:color="auto"/>
              <w:right w:val="single" w:sz="4" w:space="0" w:color="auto"/>
            </w:tcBorders>
            <w:vAlign w:val="center"/>
          </w:tcPr>
          <w:p w14:paraId="70578C71"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69B3C748" w14:textId="77777777" w:rsidR="00983702" w:rsidRPr="009E5C44" w:rsidRDefault="00983702" w:rsidP="003903C9">
            <w:pPr>
              <w:spacing w:line="240" w:lineRule="auto"/>
              <w:jc w:val="center"/>
            </w:pPr>
            <w:r w:rsidRPr="009E5C44">
              <w:t>I</w:t>
            </w:r>
            <w:r w:rsidR="003903C9" w:rsidRPr="009E5C44">
              <w:t>3</w:t>
            </w:r>
          </w:p>
        </w:tc>
      </w:tr>
      <w:tr w:rsidR="00983702" w:rsidRPr="009E5C44" w14:paraId="7956B0E0" w14:textId="77777777" w:rsidTr="00A83D1F">
        <w:trPr>
          <w:trHeight w:val="428"/>
          <w:jc w:val="center"/>
        </w:trPr>
        <w:tc>
          <w:tcPr>
            <w:tcW w:w="4112" w:type="dxa"/>
            <w:tcBorders>
              <w:top w:val="nil"/>
              <w:bottom w:val="nil"/>
              <w:right w:val="single" w:sz="4" w:space="0" w:color="auto"/>
            </w:tcBorders>
            <w:vAlign w:val="center"/>
          </w:tcPr>
          <w:p w14:paraId="26FEF372" w14:textId="77777777" w:rsidR="00983702" w:rsidRPr="009E5C44" w:rsidRDefault="00983702" w:rsidP="00A83D1F">
            <w:pPr>
              <w:spacing w:line="240" w:lineRule="auto"/>
            </w:pPr>
            <w:r w:rsidRPr="009E5C44">
              <w:t>Weight Axle 2</w:t>
            </w:r>
          </w:p>
        </w:tc>
        <w:tc>
          <w:tcPr>
            <w:tcW w:w="1053" w:type="dxa"/>
            <w:tcBorders>
              <w:left w:val="single" w:sz="4" w:space="0" w:color="auto"/>
              <w:right w:val="single" w:sz="4" w:space="0" w:color="auto"/>
            </w:tcBorders>
            <w:vAlign w:val="center"/>
          </w:tcPr>
          <w:p w14:paraId="1DCE34E8"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nil"/>
            </w:tcBorders>
            <w:vAlign w:val="center"/>
          </w:tcPr>
          <w:p w14:paraId="0AD06F9E" w14:textId="77777777" w:rsidR="00983702" w:rsidRPr="009E5C44" w:rsidRDefault="00983702" w:rsidP="00A83D1F">
            <w:pPr>
              <w:spacing w:line="240" w:lineRule="auto"/>
              <w:jc w:val="center"/>
            </w:pPr>
            <w:r w:rsidRPr="009E5C44">
              <w:t>I3</w:t>
            </w:r>
          </w:p>
        </w:tc>
      </w:tr>
      <w:tr w:rsidR="00983702" w:rsidRPr="009E5C44" w14:paraId="51E775BE" w14:textId="77777777" w:rsidTr="00A83D1F">
        <w:trPr>
          <w:trHeight w:val="429"/>
          <w:jc w:val="center"/>
        </w:trPr>
        <w:tc>
          <w:tcPr>
            <w:tcW w:w="4112" w:type="dxa"/>
            <w:tcBorders>
              <w:top w:val="nil"/>
              <w:bottom w:val="nil"/>
              <w:right w:val="single" w:sz="4" w:space="0" w:color="auto"/>
            </w:tcBorders>
            <w:vAlign w:val="center"/>
          </w:tcPr>
          <w:p w14:paraId="0DCC6F39" w14:textId="77777777" w:rsidR="00983702" w:rsidRPr="009E5C44" w:rsidRDefault="00983702" w:rsidP="00A83D1F">
            <w:pPr>
              <w:spacing w:line="240" w:lineRule="auto"/>
            </w:pPr>
            <w:r w:rsidRPr="009E5C44">
              <w:t>Spacing Axle 2 - Axle 3</w:t>
            </w:r>
          </w:p>
        </w:tc>
        <w:tc>
          <w:tcPr>
            <w:tcW w:w="1053" w:type="dxa"/>
            <w:tcBorders>
              <w:left w:val="single" w:sz="4" w:space="0" w:color="auto"/>
              <w:right w:val="single" w:sz="4" w:space="0" w:color="auto"/>
            </w:tcBorders>
            <w:vAlign w:val="center"/>
          </w:tcPr>
          <w:p w14:paraId="76D39C45"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2F1EF69B" w14:textId="77777777" w:rsidR="00983702" w:rsidRPr="009E5C44" w:rsidRDefault="00983702" w:rsidP="003903C9">
            <w:pPr>
              <w:spacing w:line="240" w:lineRule="auto"/>
              <w:jc w:val="center"/>
            </w:pPr>
            <w:r w:rsidRPr="009E5C44">
              <w:t>I</w:t>
            </w:r>
            <w:r w:rsidR="003903C9" w:rsidRPr="009E5C44">
              <w:t>3</w:t>
            </w:r>
          </w:p>
        </w:tc>
      </w:tr>
      <w:tr w:rsidR="00983702" w:rsidRPr="009E5C44" w14:paraId="431E2B6F" w14:textId="77777777" w:rsidTr="00A83D1F">
        <w:trPr>
          <w:trHeight w:val="428"/>
          <w:jc w:val="center"/>
        </w:trPr>
        <w:tc>
          <w:tcPr>
            <w:tcW w:w="4112" w:type="dxa"/>
            <w:tcBorders>
              <w:top w:val="nil"/>
              <w:bottom w:val="nil"/>
              <w:right w:val="single" w:sz="4" w:space="0" w:color="auto"/>
            </w:tcBorders>
            <w:vAlign w:val="center"/>
          </w:tcPr>
          <w:p w14:paraId="379CE745" w14:textId="77777777" w:rsidR="00983702" w:rsidRPr="009E5C44" w:rsidRDefault="00327C8A" w:rsidP="00A83D1F">
            <w:pPr>
              <w:spacing w:line="240" w:lineRule="auto"/>
              <w:jc w:val="center"/>
            </w:pPr>
            <w:r w:rsidRPr="009E5C44">
              <w:rPr>
                <w:noProof/>
                <w:position w:val="-6"/>
              </w:rPr>
              <w:object w:dxaOrig="120" w:dyaOrig="300" w14:anchorId="2B952B15">
                <v:shape id="_x0000_i1032" type="#_x0000_t75" alt="" style="width:6pt;height:15.35pt;mso-width-percent:0;mso-height-percent:0;mso-width-percent:0;mso-height-percent:0" o:ole="">
                  <v:imagedata r:id="rId61" o:title=""/>
                </v:shape>
                <o:OLEObject Type="Embed" ProgID="Equation.3" ShapeID="_x0000_i1032" DrawAspect="Content" ObjectID="_1723415686" r:id="rId65"/>
              </w:object>
            </w:r>
          </w:p>
        </w:tc>
        <w:tc>
          <w:tcPr>
            <w:tcW w:w="1053" w:type="dxa"/>
            <w:tcBorders>
              <w:left w:val="single" w:sz="4" w:space="0" w:color="auto"/>
              <w:right w:val="single" w:sz="4" w:space="0" w:color="auto"/>
            </w:tcBorders>
            <w:vAlign w:val="center"/>
          </w:tcPr>
          <w:p w14:paraId="19611577" w14:textId="77777777" w:rsidR="00983702" w:rsidRPr="009E5C44" w:rsidRDefault="00327C8A" w:rsidP="00A83D1F">
            <w:pPr>
              <w:spacing w:line="240" w:lineRule="auto"/>
              <w:jc w:val="center"/>
            </w:pPr>
            <w:r w:rsidRPr="009E5C44">
              <w:rPr>
                <w:noProof/>
                <w:position w:val="-6"/>
              </w:rPr>
              <w:object w:dxaOrig="120" w:dyaOrig="300" w14:anchorId="6EAAC685">
                <v:shape id="_x0000_i1031" type="#_x0000_t75" alt="" style="width:6pt;height:15.35pt;mso-width-percent:0;mso-height-percent:0;mso-width-percent:0;mso-height-percent:0" o:ole="">
                  <v:imagedata r:id="rId61" o:title=""/>
                </v:shape>
                <o:OLEObject Type="Embed" ProgID="Equation.3" ShapeID="_x0000_i1031" DrawAspect="Content" ObjectID="_1723415687" r:id="rId66"/>
              </w:object>
            </w:r>
          </w:p>
        </w:tc>
        <w:tc>
          <w:tcPr>
            <w:tcW w:w="1565" w:type="dxa"/>
            <w:tcBorders>
              <w:top w:val="nil"/>
              <w:left w:val="single" w:sz="4" w:space="0" w:color="auto"/>
              <w:bottom w:val="nil"/>
            </w:tcBorders>
            <w:vAlign w:val="center"/>
          </w:tcPr>
          <w:p w14:paraId="3C813013" w14:textId="77777777" w:rsidR="00983702" w:rsidRPr="009E5C44" w:rsidRDefault="00327C8A" w:rsidP="00A83D1F">
            <w:pPr>
              <w:spacing w:line="240" w:lineRule="auto"/>
              <w:jc w:val="center"/>
            </w:pPr>
            <w:r w:rsidRPr="009E5C44">
              <w:rPr>
                <w:noProof/>
                <w:position w:val="-6"/>
              </w:rPr>
              <w:object w:dxaOrig="120" w:dyaOrig="300" w14:anchorId="3AEFA2D2">
                <v:shape id="_x0000_i1030" type="#_x0000_t75" alt="" style="width:6pt;height:15.35pt;mso-width-percent:0;mso-height-percent:0;mso-width-percent:0;mso-height-percent:0" o:ole="">
                  <v:imagedata r:id="rId61" o:title=""/>
                </v:shape>
                <o:OLEObject Type="Embed" ProgID="Equation.3" ShapeID="_x0000_i1030" DrawAspect="Content" ObjectID="_1723415688" r:id="rId67"/>
              </w:object>
            </w:r>
          </w:p>
        </w:tc>
      </w:tr>
      <w:tr w:rsidR="00983702" w:rsidRPr="009E5C44" w14:paraId="138D947E" w14:textId="77777777" w:rsidTr="00A83D1F">
        <w:trPr>
          <w:trHeight w:val="429"/>
          <w:jc w:val="center"/>
        </w:trPr>
        <w:tc>
          <w:tcPr>
            <w:tcW w:w="4112" w:type="dxa"/>
            <w:tcBorders>
              <w:top w:val="nil"/>
              <w:bottom w:val="nil"/>
              <w:right w:val="single" w:sz="4" w:space="0" w:color="auto"/>
            </w:tcBorders>
            <w:vAlign w:val="center"/>
          </w:tcPr>
          <w:p w14:paraId="777515B1" w14:textId="77777777" w:rsidR="00983702" w:rsidRPr="009E5C44" w:rsidRDefault="00983702" w:rsidP="00A83D1F">
            <w:pPr>
              <w:spacing w:line="240" w:lineRule="auto"/>
            </w:pPr>
            <w:r w:rsidRPr="009E5C44">
              <w:t xml:space="preserve">Spacing Axle </w:t>
            </w:r>
            <w:r w:rsidR="00A83D1F" w:rsidRPr="009E5C44">
              <w:t>19</w:t>
            </w:r>
            <w:r w:rsidRPr="009E5C44">
              <w:t xml:space="preserve"> - Axle </w:t>
            </w:r>
            <w:r w:rsidR="00A83D1F" w:rsidRPr="009E5C44">
              <w:t>20</w:t>
            </w:r>
          </w:p>
        </w:tc>
        <w:tc>
          <w:tcPr>
            <w:tcW w:w="1053" w:type="dxa"/>
            <w:tcBorders>
              <w:left w:val="single" w:sz="4" w:space="0" w:color="auto"/>
              <w:right w:val="single" w:sz="4" w:space="0" w:color="auto"/>
            </w:tcBorders>
            <w:vAlign w:val="center"/>
          </w:tcPr>
          <w:p w14:paraId="61CE155E" w14:textId="77777777" w:rsidR="00983702" w:rsidRPr="009E5C44" w:rsidRDefault="00983702" w:rsidP="00A83D1F">
            <w:pPr>
              <w:spacing w:line="240" w:lineRule="auto"/>
              <w:jc w:val="center"/>
            </w:pPr>
            <w:r w:rsidRPr="009E5C44">
              <w:t>dm</w:t>
            </w:r>
          </w:p>
        </w:tc>
        <w:tc>
          <w:tcPr>
            <w:tcW w:w="1565" w:type="dxa"/>
            <w:tcBorders>
              <w:top w:val="nil"/>
              <w:left w:val="single" w:sz="4" w:space="0" w:color="auto"/>
              <w:bottom w:val="nil"/>
            </w:tcBorders>
            <w:vAlign w:val="center"/>
          </w:tcPr>
          <w:p w14:paraId="3A16B0E8" w14:textId="77777777" w:rsidR="00983702" w:rsidRPr="009E5C44" w:rsidRDefault="00983702" w:rsidP="003903C9">
            <w:pPr>
              <w:spacing w:line="240" w:lineRule="auto"/>
              <w:jc w:val="center"/>
            </w:pPr>
            <w:r w:rsidRPr="009E5C44">
              <w:t>I</w:t>
            </w:r>
            <w:r w:rsidR="003903C9" w:rsidRPr="009E5C44">
              <w:t>3</w:t>
            </w:r>
          </w:p>
        </w:tc>
      </w:tr>
      <w:tr w:rsidR="00983702" w:rsidRPr="009E5C44" w14:paraId="79DB5171" w14:textId="77777777" w:rsidTr="00A83D1F">
        <w:trPr>
          <w:trHeight w:val="429"/>
          <w:jc w:val="center"/>
        </w:trPr>
        <w:tc>
          <w:tcPr>
            <w:tcW w:w="4112" w:type="dxa"/>
            <w:tcBorders>
              <w:top w:val="nil"/>
              <w:bottom w:val="single" w:sz="4" w:space="0" w:color="auto"/>
              <w:right w:val="single" w:sz="4" w:space="0" w:color="auto"/>
            </w:tcBorders>
            <w:vAlign w:val="center"/>
          </w:tcPr>
          <w:p w14:paraId="398661F1" w14:textId="77777777" w:rsidR="00983702" w:rsidRPr="009E5C44" w:rsidRDefault="00983702" w:rsidP="00A83D1F">
            <w:pPr>
              <w:spacing w:line="240" w:lineRule="auto"/>
            </w:pPr>
            <w:r w:rsidRPr="009E5C44">
              <w:t xml:space="preserve">Weight Axle </w:t>
            </w:r>
            <w:r w:rsidR="00A83D1F" w:rsidRPr="009E5C44">
              <w:t>20</w:t>
            </w:r>
          </w:p>
        </w:tc>
        <w:tc>
          <w:tcPr>
            <w:tcW w:w="1053" w:type="dxa"/>
            <w:tcBorders>
              <w:left w:val="single" w:sz="4" w:space="0" w:color="auto"/>
              <w:right w:val="single" w:sz="4" w:space="0" w:color="auto"/>
            </w:tcBorders>
            <w:vAlign w:val="center"/>
          </w:tcPr>
          <w:p w14:paraId="73682EEB" w14:textId="77777777" w:rsidR="00983702" w:rsidRPr="009E5C44" w:rsidRDefault="00983702" w:rsidP="00A83D1F">
            <w:pPr>
              <w:spacing w:line="240" w:lineRule="auto"/>
              <w:jc w:val="center"/>
            </w:pPr>
            <w:r w:rsidRPr="009E5C44">
              <w:t>kg/100</w:t>
            </w:r>
          </w:p>
        </w:tc>
        <w:tc>
          <w:tcPr>
            <w:tcW w:w="1565" w:type="dxa"/>
            <w:tcBorders>
              <w:top w:val="nil"/>
              <w:left w:val="single" w:sz="4" w:space="0" w:color="auto"/>
              <w:bottom w:val="single" w:sz="4" w:space="0" w:color="auto"/>
            </w:tcBorders>
            <w:vAlign w:val="center"/>
          </w:tcPr>
          <w:p w14:paraId="7EDCDB70" w14:textId="77777777" w:rsidR="00983702" w:rsidRPr="009E5C44" w:rsidRDefault="00983702" w:rsidP="00A83D1F">
            <w:pPr>
              <w:spacing w:line="240" w:lineRule="auto"/>
              <w:jc w:val="center"/>
            </w:pPr>
            <w:r w:rsidRPr="009E5C44">
              <w:t>I3</w:t>
            </w:r>
          </w:p>
        </w:tc>
      </w:tr>
    </w:tbl>
    <w:p w14:paraId="6DD062B2" w14:textId="77777777" w:rsidR="00B22D3C" w:rsidRDefault="00B22D3C" w:rsidP="00254B9B"/>
    <w:p w14:paraId="6E67303C" w14:textId="77777777" w:rsidR="00B75BF3" w:rsidRPr="009E5C44" w:rsidRDefault="00B22D3C" w:rsidP="00B75BF3">
      <w:pPr>
        <w:pStyle w:val="Heading3"/>
      </w:pPr>
      <w:r>
        <w:br w:type="page"/>
      </w:r>
      <w:r w:rsidR="00B75BF3" w:rsidRPr="009E5C44">
        <w:lastRenderedPageBreak/>
        <w:t>DIT</w:t>
      </w:r>
      <w:r w:rsidR="00B75BF3">
        <w:t>IS</w:t>
      </w:r>
      <w:r w:rsidR="00B75BF3" w:rsidRPr="009E5C44">
        <w:t xml:space="preserve"> File Format </w:t>
      </w:r>
    </w:p>
    <w:p w14:paraId="07B26B75" w14:textId="77777777" w:rsidR="00B75BF3" w:rsidRPr="009E5C44" w:rsidRDefault="00B75BF3" w:rsidP="00B75BF3">
      <w:r w:rsidRPr="009E5C44">
        <w:t xml:space="preserve">This file format is similar to </w:t>
      </w:r>
      <w:proofErr w:type="spellStart"/>
      <w:r>
        <w:t>BeDIT</w:t>
      </w:r>
      <w:proofErr w:type="spellEnd"/>
      <w:r w:rsidRPr="009E5C44">
        <w:t xml:space="preserve"> except that the </w:t>
      </w:r>
      <w:r>
        <w:t xml:space="preserve">wheel </w:t>
      </w:r>
      <w:r w:rsidR="00FC3A85">
        <w:t>track width</w:t>
      </w:r>
      <w:r>
        <w:t xml:space="preserve"> (i.e. transverse width of the vehicle, wheel-to-wheel) is included </w:t>
      </w:r>
      <w:r w:rsidR="00FC3A85">
        <w:t>f</w:t>
      </w:r>
      <w:r w:rsidR="00A00B4F">
        <w:t xml:space="preserve">or each axle; the transverse </w:t>
      </w:r>
      <w:proofErr w:type="spellStart"/>
      <w:r w:rsidR="00A00B4F">
        <w:t>positon</w:t>
      </w:r>
      <w:proofErr w:type="spellEnd"/>
      <w:r w:rsidR="00A00B4F">
        <w:t xml:space="preserve"> units are cm</w:t>
      </w:r>
      <w:r w:rsidR="005451B7">
        <w:t>; and the direction is one-based</w:t>
      </w:r>
      <w:r w:rsidR="00A00B4F">
        <w:t>.</w:t>
      </w:r>
      <w:r w:rsidR="00FC3A85">
        <w:t xml:space="preserve"> This is </w:t>
      </w:r>
      <w:r>
        <w:t xml:space="preserve">for use with influence </w:t>
      </w:r>
      <w:r w:rsidR="00A63EEC">
        <w:t>surfaces</w:t>
      </w:r>
      <w:r w:rsidR="00FC3A85">
        <w:t xml:space="preserve">. Further, </w:t>
      </w:r>
      <w:r w:rsidR="00A63EEC">
        <w:t>the year is a four-digit number.</w:t>
      </w:r>
    </w:p>
    <w:tbl>
      <w:tblPr>
        <w:tblW w:w="4156" w:type="pct"/>
        <w:jc w:val="center"/>
        <w:tblBorders>
          <w:top w:val="single" w:sz="4" w:space="0" w:color="auto"/>
          <w:left w:val="single" w:sz="4" w:space="0" w:color="auto"/>
          <w:bottom w:val="single" w:sz="4" w:space="0" w:color="auto"/>
          <w:right w:val="single" w:sz="4" w:space="0" w:color="auto"/>
        </w:tblBorders>
        <w:tblLayout w:type="fixed"/>
        <w:tblCellMar>
          <w:left w:w="57" w:type="dxa"/>
          <w:right w:w="57" w:type="dxa"/>
        </w:tblCellMar>
        <w:tblLook w:val="00A0" w:firstRow="1" w:lastRow="0" w:firstColumn="1" w:lastColumn="0" w:noHBand="0" w:noVBand="0"/>
      </w:tblPr>
      <w:tblGrid>
        <w:gridCol w:w="1018"/>
        <w:gridCol w:w="3567"/>
        <w:gridCol w:w="967"/>
        <w:gridCol w:w="1226"/>
        <w:gridCol w:w="1226"/>
      </w:tblGrid>
      <w:tr w:rsidR="00A70CAB" w:rsidRPr="009E5C44" w14:paraId="7B4483E6" w14:textId="77777777" w:rsidTr="00FC3A85">
        <w:trPr>
          <w:trHeight w:val="428"/>
          <w:jc w:val="center"/>
        </w:trPr>
        <w:tc>
          <w:tcPr>
            <w:tcW w:w="1031" w:type="dxa"/>
            <w:tcBorders>
              <w:top w:val="single" w:sz="4" w:space="0" w:color="auto"/>
              <w:bottom w:val="single" w:sz="4" w:space="0" w:color="auto"/>
              <w:right w:val="single" w:sz="4" w:space="0" w:color="auto"/>
            </w:tcBorders>
            <w:vAlign w:val="center"/>
          </w:tcPr>
          <w:p w14:paraId="62D10C24" w14:textId="77777777" w:rsidR="00A70CAB" w:rsidRPr="009E5C44" w:rsidRDefault="00A70CAB" w:rsidP="00A70CAB">
            <w:pPr>
              <w:spacing w:line="240" w:lineRule="auto"/>
              <w:jc w:val="center"/>
              <w:rPr>
                <w:b/>
              </w:rPr>
            </w:pPr>
            <w:r>
              <w:rPr>
                <w:b/>
              </w:rPr>
              <w:t>Field</w:t>
            </w:r>
          </w:p>
        </w:tc>
        <w:tc>
          <w:tcPr>
            <w:tcW w:w="3615" w:type="dxa"/>
            <w:tcBorders>
              <w:top w:val="single" w:sz="4" w:space="0" w:color="auto"/>
              <w:bottom w:val="single" w:sz="4" w:space="0" w:color="auto"/>
              <w:right w:val="single" w:sz="4" w:space="0" w:color="auto"/>
            </w:tcBorders>
            <w:vAlign w:val="center"/>
          </w:tcPr>
          <w:p w14:paraId="08CBBA77" w14:textId="77777777" w:rsidR="00A70CAB" w:rsidRPr="009E5C44" w:rsidRDefault="00A70CAB" w:rsidP="00B75BF3">
            <w:pPr>
              <w:spacing w:line="240" w:lineRule="auto"/>
              <w:jc w:val="center"/>
              <w:rPr>
                <w:b/>
              </w:rPr>
            </w:pPr>
            <w:r w:rsidRPr="009E5C44">
              <w:rPr>
                <w:b/>
              </w:rPr>
              <w:t>Record</w:t>
            </w:r>
          </w:p>
        </w:tc>
        <w:tc>
          <w:tcPr>
            <w:tcW w:w="979" w:type="dxa"/>
            <w:tcBorders>
              <w:top w:val="single" w:sz="4" w:space="0" w:color="auto"/>
              <w:left w:val="single" w:sz="4" w:space="0" w:color="auto"/>
              <w:bottom w:val="single" w:sz="4" w:space="0" w:color="auto"/>
              <w:right w:val="single" w:sz="4" w:space="0" w:color="auto"/>
            </w:tcBorders>
            <w:vAlign w:val="center"/>
          </w:tcPr>
          <w:p w14:paraId="0ABD249A" w14:textId="77777777" w:rsidR="00A70CAB" w:rsidRPr="009E5C44" w:rsidRDefault="00A70CAB" w:rsidP="00B75BF3">
            <w:pPr>
              <w:spacing w:line="240" w:lineRule="auto"/>
              <w:jc w:val="center"/>
              <w:rPr>
                <w:b/>
              </w:rPr>
            </w:pPr>
            <w:r w:rsidRPr="009E5C44">
              <w:rPr>
                <w:b/>
              </w:rPr>
              <w:t>Unit</w:t>
            </w:r>
          </w:p>
        </w:tc>
        <w:tc>
          <w:tcPr>
            <w:tcW w:w="1241" w:type="dxa"/>
            <w:tcBorders>
              <w:top w:val="single" w:sz="4" w:space="0" w:color="auto"/>
              <w:left w:val="single" w:sz="4" w:space="0" w:color="auto"/>
              <w:bottom w:val="single" w:sz="4" w:space="0" w:color="auto"/>
            </w:tcBorders>
            <w:vAlign w:val="center"/>
          </w:tcPr>
          <w:p w14:paraId="1531D25C" w14:textId="77777777" w:rsidR="00A70CAB" w:rsidRPr="009E5C44" w:rsidRDefault="00A70CAB" w:rsidP="00B75BF3">
            <w:pPr>
              <w:spacing w:line="240" w:lineRule="auto"/>
              <w:jc w:val="center"/>
              <w:rPr>
                <w:b/>
              </w:rPr>
            </w:pPr>
            <w:r w:rsidRPr="009E5C44">
              <w:rPr>
                <w:b/>
              </w:rPr>
              <w:t>Format</w:t>
            </w:r>
          </w:p>
        </w:tc>
        <w:tc>
          <w:tcPr>
            <w:tcW w:w="1241" w:type="dxa"/>
            <w:tcBorders>
              <w:top w:val="single" w:sz="4" w:space="0" w:color="auto"/>
              <w:left w:val="single" w:sz="4" w:space="0" w:color="auto"/>
              <w:bottom w:val="single" w:sz="4" w:space="0" w:color="auto"/>
            </w:tcBorders>
            <w:vAlign w:val="center"/>
          </w:tcPr>
          <w:p w14:paraId="335FBF8E" w14:textId="77777777" w:rsidR="00A70CAB" w:rsidRPr="009E5C44" w:rsidRDefault="00A70CAB" w:rsidP="00B75BF3">
            <w:pPr>
              <w:spacing w:line="240" w:lineRule="auto"/>
              <w:jc w:val="center"/>
              <w:rPr>
                <w:b/>
              </w:rPr>
            </w:pPr>
            <w:r>
              <w:rPr>
                <w:b/>
              </w:rPr>
              <w:t>Start</w:t>
            </w:r>
          </w:p>
        </w:tc>
      </w:tr>
      <w:tr w:rsidR="00A70CAB" w:rsidRPr="009E5C44" w14:paraId="32CFFD0D" w14:textId="77777777" w:rsidTr="00FC3A85">
        <w:trPr>
          <w:trHeight w:val="429"/>
          <w:jc w:val="center"/>
        </w:trPr>
        <w:tc>
          <w:tcPr>
            <w:tcW w:w="1031" w:type="dxa"/>
            <w:tcBorders>
              <w:top w:val="single" w:sz="4" w:space="0" w:color="auto"/>
              <w:bottom w:val="nil"/>
              <w:right w:val="single" w:sz="4" w:space="0" w:color="auto"/>
            </w:tcBorders>
            <w:vAlign w:val="center"/>
          </w:tcPr>
          <w:p w14:paraId="0E84FC2E" w14:textId="77777777" w:rsidR="00A70CAB" w:rsidRPr="009E5C44" w:rsidRDefault="00A70CAB" w:rsidP="00A70CAB">
            <w:pPr>
              <w:spacing w:line="240" w:lineRule="auto"/>
              <w:jc w:val="center"/>
            </w:pPr>
            <w:r>
              <w:t>1</w:t>
            </w:r>
          </w:p>
        </w:tc>
        <w:tc>
          <w:tcPr>
            <w:tcW w:w="3615" w:type="dxa"/>
            <w:tcBorders>
              <w:top w:val="single" w:sz="4" w:space="0" w:color="auto"/>
              <w:bottom w:val="nil"/>
              <w:right w:val="single" w:sz="4" w:space="0" w:color="auto"/>
            </w:tcBorders>
            <w:vAlign w:val="center"/>
          </w:tcPr>
          <w:p w14:paraId="1ECB1A4C" w14:textId="77777777" w:rsidR="00A70CAB" w:rsidRPr="009E5C44" w:rsidRDefault="00A70CAB" w:rsidP="00E415EB">
            <w:pPr>
              <w:spacing w:line="240" w:lineRule="auto"/>
            </w:pPr>
            <w:r w:rsidRPr="009E5C44">
              <w:t>Head</w:t>
            </w:r>
          </w:p>
        </w:tc>
        <w:tc>
          <w:tcPr>
            <w:tcW w:w="979" w:type="dxa"/>
            <w:tcBorders>
              <w:top w:val="single" w:sz="4" w:space="0" w:color="auto"/>
              <w:left w:val="single" w:sz="4" w:space="0" w:color="auto"/>
              <w:right w:val="single" w:sz="4" w:space="0" w:color="auto"/>
            </w:tcBorders>
            <w:vAlign w:val="center"/>
          </w:tcPr>
          <w:p w14:paraId="70BCA82D" w14:textId="77777777" w:rsidR="00A70CAB" w:rsidRPr="009E5C44" w:rsidRDefault="00A70CAB" w:rsidP="00E415EB">
            <w:pPr>
              <w:spacing w:line="240" w:lineRule="auto"/>
              <w:jc w:val="center"/>
            </w:pPr>
          </w:p>
        </w:tc>
        <w:tc>
          <w:tcPr>
            <w:tcW w:w="1241" w:type="dxa"/>
            <w:tcBorders>
              <w:top w:val="single" w:sz="4" w:space="0" w:color="auto"/>
              <w:left w:val="single" w:sz="4" w:space="0" w:color="auto"/>
              <w:bottom w:val="nil"/>
            </w:tcBorders>
            <w:vAlign w:val="center"/>
          </w:tcPr>
          <w:p w14:paraId="108CCCFF" w14:textId="77777777" w:rsidR="00A70CAB" w:rsidRPr="009E5C44" w:rsidRDefault="00A70CAB" w:rsidP="00E415EB">
            <w:pPr>
              <w:spacing w:line="240" w:lineRule="auto"/>
              <w:jc w:val="center"/>
            </w:pPr>
            <w:r w:rsidRPr="009E5C44">
              <w:t>I4</w:t>
            </w:r>
          </w:p>
        </w:tc>
        <w:tc>
          <w:tcPr>
            <w:tcW w:w="1241" w:type="dxa"/>
            <w:tcBorders>
              <w:top w:val="single" w:sz="4" w:space="0" w:color="auto"/>
              <w:left w:val="single" w:sz="4" w:space="0" w:color="auto"/>
              <w:bottom w:val="nil"/>
            </w:tcBorders>
            <w:vAlign w:val="center"/>
          </w:tcPr>
          <w:p w14:paraId="04A115DA" w14:textId="77777777" w:rsidR="00A70CAB" w:rsidRPr="009E5C44" w:rsidRDefault="00A70CAB" w:rsidP="00B75BF3">
            <w:pPr>
              <w:spacing w:line="240" w:lineRule="auto"/>
              <w:jc w:val="center"/>
            </w:pPr>
            <w:r>
              <w:t>1</w:t>
            </w:r>
          </w:p>
        </w:tc>
      </w:tr>
      <w:tr w:rsidR="00A70CAB" w:rsidRPr="009E5C44" w14:paraId="38FD1B0B" w14:textId="77777777" w:rsidTr="00FC3A85">
        <w:trPr>
          <w:trHeight w:val="428"/>
          <w:jc w:val="center"/>
        </w:trPr>
        <w:tc>
          <w:tcPr>
            <w:tcW w:w="1031" w:type="dxa"/>
            <w:tcBorders>
              <w:top w:val="nil"/>
              <w:bottom w:val="nil"/>
              <w:right w:val="single" w:sz="4" w:space="0" w:color="auto"/>
            </w:tcBorders>
            <w:vAlign w:val="center"/>
          </w:tcPr>
          <w:p w14:paraId="702B9FAE" w14:textId="77777777" w:rsidR="00A70CAB" w:rsidRPr="009E5C44" w:rsidRDefault="00A70CAB" w:rsidP="00A70CAB">
            <w:pPr>
              <w:spacing w:line="240" w:lineRule="auto"/>
              <w:jc w:val="center"/>
            </w:pPr>
            <w:r>
              <w:t>2</w:t>
            </w:r>
          </w:p>
        </w:tc>
        <w:tc>
          <w:tcPr>
            <w:tcW w:w="3615" w:type="dxa"/>
            <w:tcBorders>
              <w:top w:val="nil"/>
              <w:bottom w:val="nil"/>
              <w:right w:val="single" w:sz="4" w:space="0" w:color="auto"/>
            </w:tcBorders>
            <w:vAlign w:val="center"/>
          </w:tcPr>
          <w:p w14:paraId="5499CCBF" w14:textId="77777777" w:rsidR="00A70CAB" w:rsidRPr="009E5C44" w:rsidRDefault="00A70CAB" w:rsidP="00E415EB">
            <w:pPr>
              <w:spacing w:line="240" w:lineRule="auto"/>
            </w:pPr>
            <w:r w:rsidRPr="009E5C44">
              <w:t>Day</w:t>
            </w:r>
          </w:p>
        </w:tc>
        <w:tc>
          <w:tcPr>
            <w:tcW w:w="979" w:type="dxa"/>
            <w:tcBorders>
              <w:left w:val="single" w:sz="4" w:space="0" w:color="auto"/>
              <w:right w:val="single" w:sz="4" w:space="0" w:color="auto"/>
            </w:tcBorders>
            <w:vAlign w:val="center"/>
          </w:tcPr>
          <w:p w14:paraId="2B50A304"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F8A8BF2"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127A54C" w14:textId="77777777" w:rsidR="00A70CAB" w:rsidRPr="009E5C44" w:rsidRDefault="00A70CAB" w:rsidP="00B75BF3">
            <w:pPr>
              <w:spacing w:line="240" w:lineRule="auto"/>
              <w:jc w:val="center"/>
            </w:pPr>
            <w:r>
              <w:t>5</w:t>
            </w:r>
          </w:p>
        </w:tc>
      </w:tr>
      <w:tr w:rsidR="00A70CAB" w:rsidRPr="009E5C44" w14:paraId="320A9979" w14:textId="77777777" w:rsidTr="00FC3A85">
        <w:trPr>
          <w:trHeight w:val="429"/>
          <w:jc w:val="center"/>
        </w:trPr>
        <w:tc>
          <w:tcPr>
            <w:tcW w:w="1031" w:type="dxa"/>
            <w:tcBorders>
              <w:top w:val="nil"/>
              <w:bottom w:val="nil"/>
              <w:right w:val="single" w:sz="4" w:space="0" w:color="auto"/>
            </w:tcBorders>
            <w:vAlign w:val="center"/>
          </w:tcPr>
          <w:p w14:paraId="610344F1" w14:textId="77777777" w:rsidR="00A70CAB" w:rsidRPr="009E5C44" w:rsidRDefault="00A70CAB" w:rsidP="00A70CAB">
            <w:pPr>
              <w:spacing w:line="240" w:lineRule="auto"/>
              <w:jc w:val="center"/>
            </w:pPr>
            <w:r>
              <w:t>3</w:t>
            </w:r>
          </w:p>
        </w:tc>
        <w:tc>
          <w:tcPr>
            <w:tcW w:w="3615" w:type="dxa"/>
            <w:tcBorders>
              <w:top w:val="nil"/>
              <w:bottom w:val="nil"/>
              <w:right w:val="single" w:sz="4" w:space="0" w:color="auto"/>
            </w:tcBorders>
            <w:vAlign w:val="center"/>
          </w:tcPr>
          <w:p w14:paraId="5578CA7C" w14:textId="77777777" w:rsidR="00A70CAB" w:rsidRPr="009E5C44" w:rsidRDefault="00A70CAB" w:rsidP="00E415EB">
            <w:pPr>
              <w:spacing w:line="240" w:lineRule="auto"/>
            </w:pPr>
            <w:r w:rsidRPr="009E5C44">
              <w:t>Month</w:t>
            </w:r>
          </w:p>
        </w:tc>
        <w:tc>
          <w:tcPr>
            <w:tcW w:w="979" w:type="dxa"/>
            <w:tcBorders>
              <w:left w:val="single" w:sz="4" w:space="0" w:color="auto"/>
              <w:right w:val="single" w:sz="4" w:space="0" w:color="auto"/>
            </w:tcBorders>
            <w:vAlign w:val="center"/>
          </w:tcPr>
          <w:p w14:paraId="15FCD755"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FDD9B04"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1390B8B4" w14:textId="77777777" w:rsidR="00A70CAB" w:rsidRPr="009E5C44" w:rsidRDefault="00A70CAB" w:rsidP="00B75BF3">
            <w:pPr>
              <w:spacing w:line="240" w:lineRule="auto"/>
              <w:jc w:val="center"/>
            </w:pPr>
            <w:r>
              <w:t>7</w:t>
            </w:r>
          </w:p>
        </w:tc>
      </w:tr>
      <w:tr w:rsidR="00A70CAB" w:rsidRPr="009E5C44" w14:paraId="41748C24" w14:textId="77777777" w:rsidTr="00FC3A85">
        <w:trPr>
          <w:trHeight w:val="428"/>
          <w:jc w:val="center"/>
        </w:trPr>
        <w:tc>
          <w:tcPr>
            <w:tcW w:w="1031" w:type="dxa"/>
            <w:tcBorders>
              <w:top w:val="nil"/>
              <w:bottom w:val="nil"/>
              <w:right w:val="single" w:sz="4" w:space="0" w:color="auto"/>
            </w:tcBorders>
            <w:vAlign w:val="center"/>
          </w:tcPr>
          <w:p w14:paraId="5BAE86C1" w14:textId="77777777" w:rsidR="00A70CAB" w:rsidRPr="009E5C44" w:rsidRDefault="00A70CAB" w:rsidP="00A70CAB">
            <w:pPr>
              <w:spacing w:line="240" w:lineRule="auto"/>
              <w:jc w:val="center"/>
            </w:pPr>
            <w:r>
              <w:t>4</w:t>
            </w:r>
          </w:p>
        </w:tc>
        <w:tc>
          <w:tcPr>
            <w:tcW w:w="3615" w:type="dxa"/>
            <w:tcBorders>
              <w:top w:val="nil"/>
              <w:bottom w:val="nil"/>
              <w:right w:val="single" w:sz="4" w:space="0" w:color="auto"/>
            </w:tcBorders>
            <w:vAlign w:val="center"/>
          </w:tcPr>
          <w:p w14:paraId="5174851C" w14:textId="77777777" w:rsidR="00A70CAB" w:rsidRPr="009E5C44" w:rsidRDefault="00A70CAB" w:rsidP="00E415EB">
            <w:pPr>
              <w:spacing w:line="240" w:lineRule="auto"/>
            </w:pPr>
            <w:r w:rsidRPr="009E5C44">
              <w:t>Year</w:t>
            </w:r>
          </w:p>
        </w:tc>
        <w:tc>
          <w:tcPr>
            <w:tcW w:w="979" w:type="dxa"/>
            <w:tcBorders>
              <w:left w:val="single" w:sz="4" w:space="0" w:color="auto"/>
              <w:right w:val="single" w:sz="4" w:space="0" w:color="auto"/>
            </w:tcBorders>
            <w:vAlign w:val="center"/>
          </w:tcPr>
          <w:p w14:paraId="7E236BB2"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FE7746A" w14:textId="77777777" w:rsidR="00A70CAB" w:rsidRPr="009E5C44" w:rsidRDefault="00A63EEC" w:rsidP="00E415EB">
            <w:pPr>
              <w:spacing w:line="240" w:lineRule="auto"/>
              <w:jc w:val="center"/>
            </w:pPr>
            <w:r>
              <w:t>I4</w:t>
            </w:r>
          </w:p>
        </w:tc>
        <w:tc>
          <w:tcPr>
            <w:tcW w:w="1241" w:type="dxa"/>
            <w:tcBorders>
              <w:top w:val="nil"/>
              <w:left w:val="single" w:sz="4" w:space="0" w:color="auto"/>
              <w:bottom w:val="nil"/>
            </w:tcBorders>
            <w:vAlign w:val="center"/>
          </w:tcPr>
          <w:p w14:paraId="5D69DDF3" w14:textId="77777777" w:rsidR="00A70CAB" w:rsidRPr="009E5C44" w:rsidRDefault="00A70CAB" w:rsidP="00B75BF3">
            <w:pPr>
              <w:spacing w:line="240" w:lineRule="auto"/>
              <w:jc w:val="center"/>
            </w:pPr>
            <w:r>
              <w:t>9</w:t>
            </w:r>
          </w:p>
        </w:tc>
      </w:tr>
      <w:tr w:rsidR="00A70CAB" w:rsidRPr="009E5C44" w14:paraId="3B656E2B" w14:textId="77777777" w:rsidTr="00FC3A85">
        <w:trPr>
          <w:trHeight w:val="429"/>
          <w:jc w:val="center"/>
        </w:trPr>
        <w:tc>
          <w:tcPr>
            <w:tcW w:w="1031" w:type="dxa"/>
            <w:tcBorders>
              <w:top w:val="nil"/>
              <w:bottom w:val="nil"/>
              <w:right w:val="single" w:sz="4" w:space="0" w:color="auto"/>
            </w:tcBorders>
            <w:vAlign w:val="center"/>
          </w:tcPr>
          <w:p w14:paraId="2F312B41" w14:textId="77777777" w:rsidR="00A70CAB" w:rsidRPr="009E5C44" w:rsidRDefault="00A70CAB" w:rsidP="00A70CAB">
            <w:pPr>
              <w:spacing w:line="240" w:lineRule="auto"/>
              <w:jc w:val="center"/>
            </w:pPr>
            <w:r>
              <w:t>5</w:t>
            </w:r>
          </w:p>
        </w:tc>
        <w:tc>
          <w:tcPr>
            <w:tcW w:w="3615" w:type="dxa"/>
            <w:tcBorders>
              <w:top w:val="nil"/>
              <w:bottom w:val="nil"/>
              <w:right w:val="single" w:sz="4" w:space="0" w:color="auto"/>
            </w:tcBorders>
            <w:vAlign w:val="center"/>
          </w:tcPr>
          <w:p w14:paraId="0C551EDA" w14:textId="77777777" w:rsidR="00A70CAB" w:rsidRPr="009E5C44" w:rsidRDefault="00A70CAB" w:rsidP="00E415EB">
            <w:pPr>
              <w:spacing w:line="240" w:lineRule="auto"/>
            </w:pPr>
            <w:r w:rsidRPr="009E5C44">
              <w:t>Hour</w:t>
            </w:r>
          </w:p>
        </w:tc>
        <w:tc>
          <w:tcPr>
            <w:tcW w:w="979" w:type="dxa"/>
            <w:tcBorders>
              <w:left w:val="single" w:sz="4" w:space="0" w:color="auto"/>
              <w:right w:val="single" w:sz="4" w:space="0" w:color="auto"/>
            </w:tcBorders>
            <w:vAlign w:val="center"/>
          </w:tcPr>
          <w:p w14:paraId="388D5A8D"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21D7A665"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69173BFE" w14:textId="77777777" w:rsidR="00A70CAB" w:rsidRPr="009E5C44" w:rsidRDefault="00A70CAB" w:rsidP="00B75BF3">
            <w:pPr>
              <w:spacing w:line="240" w:lineRule="auto"/>
              <w:jc w:val="center"/>
            </w:pPr>
            <w:r>
              <w:t>1</w:t>
            </w:r>
            <w:r w:rsidR="00A63EEC">
              <w:t>3</w:t>
            </w:r>
          </w:p>
        </w:tc>
      </w:tr>
      <w:tr w:rsidR="00A70CAB" w:rsidRPr="009E5C44" w14:paraId="52F8377B" w14:textId="77777777" w:rsidTr="00FC3A85">
        <w:trPr>
          <w:trHeight w:val="428"/>
          <w:jc w:val="center"/>
        </w:trPr>
        <w:tc>
          <w:tcPr>
            <w:tcW w:w="1031" w:type="dxa"/>
            <w:tcBorders>
              <w:top w:val="nil"/>
              <w:bottom w:val="nil"/>
              <w:right w:val="single" w:sz="4" w:space="0" w:color="auto"/>
            </w:tcBorders>
            <w:vAlign w:val="center"/>
          </w:tcPr>
          <w:p w14:paraId="3D403ADE" w14:textId="77777777" w:rsidR="00A70CAB" w:rsidRPr="009E5C44" w:rsidRDefault="00A70CAB" w:rsidP="00A70CAB">
            <w:pPr>
              <w:spacing w:line="240" w:lineRule="auto"/>
              <w:jc w:val="center"/>
            </w:pPr>
            <w:r>
              <w:t>6</w:t>
            </w:r>
          </w:p>
        </w:tc>
        <w:tc>
          <w:tcPr>
            <w:tcW w:w="3615" w:type="dxa"/>
            <w:tcBorders>
              <w:top w:val="nil"/>
              <w:bottom w:val="nil"/>
              <w:right w:val="single" w:sz="4" w:space="0" w:color="auto"/>
            </w:tcBorders>
            <w:vAlign w:val="center"/>
          </w:tcPr>
          <w:p w14:paraId="641F28EB" w14:textId="77777777" w:rsidR="00A70CAB" w:rsidRPr="009E5C44" w:rsidRDefault="00A70CAB" w:rsidP="00E415EB">
            <w:pPr>
              <w:spacing w:line="240" w:lineRule="auto"/>
            </w:pPr>
            <w:r w:rsidRPr="009E5C44">
              <w:t>Minute</w:t>
            </w:r>
          </w:p>
        </w:tc>
        <w:tc>
          <w:tcPr>
            <w:tcW w:w="979" w:type="dxa"/>
            <w:tcBorders>
              <w:left w:val="single" w:sz="4" w:space="0" w:color="auto"/>
              <w:right w:val="single" w:sz="4" w:space="0" w:color="auto"/>
            </w:tcBorders>
            <w:vAlign w:val="center"/>
          </w:tcPr>
          <w:p w14:paraId="1A71AA26"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5992110"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2E963190" w14:textId="77777777" w:rsidR="00A70CAB" w:rsidRPr="009E5C44" w:rsidRDefault="00A70CAB" w:rsidP="00B75BF3">
            <w:pPr>
              <w:spacing w:line="240" w:lineRule="auto"/>
              <w:jc w:val="center"/>
            </w:pPr>
            <w:r>
              <w:t>1</w:t>
            </w:r>
            <w:r w:rsidR="00A63EEC">
              <w:t>5</w:t>
            </w:r>
          </w:p>
        </w:tc>
      </w:tr>
      <w:tr w:rsidR="00A70CAB" w:rsidRPr="009E5C44" w14:paraId="366AB77D" w14:textId="77777777" w:rsidTr="00FC3A85">
        <w:trPr>
          <w:trHeight w:val="429"/>
          <w:jc w:val="center"/>
        </w:trPr>
        <w:tc>
          <w:tcPr>
            <w:tcW w:w="1031" w:type="dxa"/>
            <w:tcBorders>
              <w:top w:val="nil"/>
              <w:bottom w:val="nil"/>
              <w:right w:val="single" w:sz="4" w:space="0" w:color="auto"/>
            </w:tcBorders>
            <w:vAlign w:val="center"/>
          </w:tcPr>
          <w:p w14:paraId="17753F2E" w14:textId="77777777" w:rsidR="00A70CAB" w:rsidRPr="009E5C44" w:rsidRDefault="00A70CAB" w:rsidP="00A70CAB">
            <w:pPr>
              <w:spacing w:line="240" w:lineRule="auto"/>
              <w:jc w:val="center"/>
            </w:pPr>
            <w:r>
              <w:t>7</w:t>
            </w:r>
          </w:p>
        </w:tc>
        <w:tc>
          <w:tcPr>
            <w:tcW w:w="3615" w:type="dxa"/>
            <w:tcBorders>
              <w:top w:val="nil"/>
              <w:bottom w:val="nil"/>
              <w:right w:val="single" w:sz="4" w:space="0" w:color="auto"/>
            </w:tcBorders>
            <w:vAlign w:val="center"/>
          </w:tcPr>
          <w:p w14:paraId="080584DB" w14:textId="77777777" w:rsidR="00A70CAB" w:rsidRPr="009E5C44" w:rsidRDefault="00A70CAB" w:rsidP="00E415EB">
            <w:pPr>
              <w:spacing w:line="240" w:lineRule="auto"/>
            </w:pPr>
            <w:r w:rsidRPr="009E5C44">
              <w:t>Second</w:t>
            </w:r>
          </w:p>
        </w:tc>
        <w:tc>
          <w:tcPr>
            <w:tcW w:w="979" w:type="dxa"/>
            <w:tcBorders>
              <w:left w:val="single" w:sz="4" w:space="0" w:color="auto"/>
              <w:right w:val="single" w:sz="4" w:space="0" w:color="auto"/>
            </w:tcBorders>
            <w:vAlign w:val="center"/>
          </w:tcPr>
          <w:p w14:paraId="56C6816D"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18601176"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388A8DB2" w14:textId="77777777" w:rsidR="00A70CAB" w:rsidRPr="009E5C44" w:rsidRDefault="00A70CAB" w:rsidP="00B75BF3">
            <w:pPr>
              <w:spacing w:line="240" w:lineRule="auto"/>
              <w:jc w:val="center"/>
            </w:pPr>
            <w:r>
              <w:t>1</w:t>
            </w:r>
            <w:r w:rsidR="00A63EEC">
              <w:t>7</w:t>
            </w:r>
          </w:p>
        </w:tc>
      </w:tr>
      <w:tr w:rsidR="00A70CAB" w:rsidRPr="009E5C44" w14:paraId="10313B52" w14:textId="77777777" w:rsidTr="00FC3A85">
        <w:trPr>
          <w:trHeight w:val="429"/>
          <w:jc w:val="center"/>
        </w:trPr>
        <w:tc>
          <w:tcPr>
            <w:tcW w:w="1031" w:type="dxa"/>
            <w:tcBorders>
              <w:top w:val="nil"/>
              <w:bottom w:val="nil"/>
              <w:right w:val="single" w:sz="4" w:space="0" w:color="auto"/>
            </w:tcBorders>
            <w:vAlign w:val="center"/>
          </w:tcPr>
          <w:p w14:paraId="370DF760" w14:textId="77777777" w:rsidR="00A70CAB" w:rsidRPr="009E5C44" w:rsidRDefault="00A70CAB" w:rsidP="00A70CAB">
            <w:pPr>
              <w:spacing w:line="240" w:lineRule="auto"/>
              <w:jc w:val="center"/>
            </w:pPr>
            <w:r>
              <w:t>8</w:t>
            </w:r>
          </w:p>
        </w:tc>
        <w:tc>
          <w:tcPr>
            <w:tcW w:w="3615" w:type="dxa"/>
            <w:tcBorders>
              <w:top w:val="nil"/>
              <w:bottom w:val="nil"/>
              <w:right w:val="single" w:sz="4" w:space="0" w:color="auto"/>
            </w:tcBorders>
            <w:vAlign w:val="center"/>
          </w:tcPr>
          <w:p w14:paraId="2DD7E3DC" w14:textId="77777777" w:rsidR="00A70CAB" w:rsidRPr="009E5C44" w:rsidRDefault="00A70CAB" w:rsidP="00E415EB">
            <w:pPr>
              <w:spacing w:line="240" w:lineRule="auto"/>
            </w:pPr>
            <w:r w:rsidRPr="009E5C44">
              <w:t>Second/100</w:t>
            </w:r>
          </w:p>
        </w:tc>
        <w:tc>
          <w:tcPr>
            <w:tcW w:w="979" w:type="dxa"/>
            <w:tcBorders>
              <w:left w:val="single" w:sz="4" w:space="0" w:color="auto"/>
              <w:right w:val="single" w:sz="4" w:space="0" w:color="auto"/>
            </w:tcBorders>
            <w:vAlign w:val="center"/>
          </w:tcPr>
          <w:p w14:paraId="4E4D3B6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03ED8989" w14:textId="77777777" w:rsidR="00A70CAB" w:rsidRPr="009E5C44" w:rsidRDefault="00A70CAB" w:rsidP="00E415EB">
            <w:pPr>
              <w:spacing w:line="240" w:lineRule="auto"/>
              <w:jc w:val="center"/>
            </w:pPr>
            <w:r w:rsidRPr="009E5C44">
              <w:t>I2</w:t>
            </w:r>
          </w:p>
        </w:tc>
        <w:tc>
          <w:tcPr>
            <w:tcW w:w="1241" w:type="dxa"/>
            <w:tcBorders>
              <w:top w:val="nil"/>
              <w:left w:val="single" w:sz="4" w:space="0" w:color="auto"/>
              <w:bottom w:val="nil"/>
            </w:tcBorders>
            <w:vAlign w:val="center"/>
          </w:tcPr>
          <w:p w14:paraId="4AC20471" w14:textId="77777777" w:rsidR="00A70CAB" w:rsidRPr="009E5C44" w:rsidRDefault="00A70CAB" w:rsidP="00B75BF3">
            <w:pPr>
              <w:spacing w:line="240" w:lineRule="auto"/>
              <w:jc w:val="center"/>
            </w:pPr>
            <w:r>
              <w:t>1</w:t>
            </w:r>
            <w:r w:rsidR="00A63EEC">
              <w:t>9</w:t>
            </w:r>
          </w:p>
        </w:tc>
      </w:tr>
      <w:tr w:rsidR="00A70CAB" w:rsidRPr="009E5C44" w14:paraId="7BDB7744" w14:textId="77777777" w:rsidTr="00FC3A85">
        <w:trPr>
          <w:trHeight w:val="428"/>
          <w:jc w:val="center"/>
        </w:trPr>
        <w:tc>
          <w:tcPr>
            <w:tcW w:w="1031" w:type="dxa"/>
            <w:tcBorders>
              <w:top w:val="nil"/>
              <w:bottom w:val="nil"/>
              <w:right w:val="single" w:sz="4" w:space="0" w:color="auto"/>
            </w:tcBorders>
            <w:vAlign w:val="center"/>
          </w:tcPr>
          <w:p w14:paraId="4BBD6B37" w14:textId="77777777" w:rsidR="00A70CAB" w:rsidRPr="009E5C44" w:rsidRDefault="00A70CAB" w:rsidP="00A70CAB">
            <w:pPr>
              <w:spacing w:line="240" w:lineRule="auto"/>
              <w:jc w:val="center"/>
            </w:pPr>
            <w:r>
              <w:t>9</w:t>
            </w:r>
          </w:p>
        </w:tc>
        <w:tc>
          <w:tcPr>
            <w:tcW w:w="3615" w:type="dxa"/>
            <w:tcBorders>
              <w:top w:val="nil"/>
              <w:bottom w:val="nil"/>
              <w:right w:val="single" w:sz="4" w:space="0" w:color="auto"/>
            </w:tcBorders>
            <w:vAlign w:val="center"/>
          </w:tcPr>
          <w:p w14:paraId="3CC70030" w14:textId="77777777" w:rsidR="00A70CAB" w:rsidRPr="009E5C44" w:rsidRDefault="00A70CAB" w:rsidP="00E415EB">
            <w:pPr>
              <w:spacing w:line="240" w:lineRule="auto"/>
            </w:pPr>
            <w:r w:rsidRPr="009E5C44">
              <w:t>Speed</w:t>
            </w:r>
          </w:p>
        </w:tc>
        <w:tc>
          <w:tcPr>
            <w:tcW w:w="979" w:type="dxa"/>
            <w:tcBorders>
              <w:left w:val="single" w:sz="4" w:space="0" w:color="auto"/>
              <w:right w:val="single" w:sz="4" w:space="0" w:color="auto"/>
            </w:tcBorders>
            <w:vAlign w:val="center"/>
          </w:tcPr>
          <w:p w14:paraId="395EF7CC" w14:textId="77777777" w:rsidR="00A70CAB" w:rsidRPr="009E5C44" w:rsidRDefault="00A70CAB" w:rsidP="00E415EB">
            <w:pPr>
              <w:spacing w:line="240" w:lineRule="auto"/>
              <w:jc w:val="center"/>
            </w:pPr>
            <w:r w:rsidRPr="009E5C44">
              <w:t>dm/s</w:t>
            </w:r>
          </w:p>
        </w:tc>
        <w:tc>
          <w:tcPr>
            <w:tcW w:w="1241" w:type="dxa"/>
            <w:tcBorders>
              <w:top w:val="nil"/>
              <w:left w:val="single" w:sz="4" w:space="0" w:color="auto"/>
              <w:bottom w:val="nil"/>
            </w:tcBorders>
            <w:vAlign w:val="center"/>
          </w:tcPr>
          <w:p w14:paraId="0B551618"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A3D470C" w14:textId="77777777" w:rsidR="00A70CAB" w:rsidRPr="009E5C44" w:rsidRDefault="00A63EEC" w:rsidP="00B75BF3">
            <w:pPr>
              <w:spacing w:line="240" w:lineRule="auto"/>
              <w:jc w:val="center"/>
            </w:pPr>
            <w:r>
              <w:t>21</w:t>
            </w:r>
          </w:p>
        </w:tc>
      </w:tr>
      <w:tr w:rsidR="00A70CAB" w:rsidRPr="009E5C44" w14:paraId="587ADDC2" w14:textId="77777777" w:rsidTr="00FC3A85">
        <w:trPr>
          <w:trHeight w:val="429"/>
          <w:jc w:val="center"/>
        </w:trPr>
        <w:tc>
          <w:tcPr>
            <w:tcW w:w="1031" w:type="dxa"/>
            <w:tcBorders>
              <w:top w:val="nil"/>
              <w:bottom w:val="nil"/>
              <w:right w:val="single" w:sz="4" w:space="0" w:color="auto"/>
            </w:tcBorders>
            <w:vAlign w:val="center"/>
          </w:tcPr>
          <w:p w14:paraId="2D7B58BA" w14:textId="77777777" w:rsidR="00A70CAB" w:rsidRPr="009E5C44" w:rsidRDefault="00A70CAB" w:rsidP="00A70CAB">
            <w:pPr>
              <w:spacing w:line="240" w:lineRule="auto"/>
              <w:jc w:val="center"/>
            </w:pPr>
            <w:r>
              <w:t>10</w:t>
            </w:r>
          </w:p>
        </w:tc>
        <w:tc>
          <w:tcPr>
            <w:tcW w:w="3615" w:type="dxa"/>
            <w:tcBorders>
              <w:top w:val="nil"/>
              <w:bottom w:val="nil"/>
              <w:right w:val="single" w:sz="4" w:space="0" w:color="auto"/>
            </w:tcBorders>
            <w:vAlign w:val="center"/>
          </w:tcPr>
          <w:p w14:paraId="70079622" w14:textId="77777777" w:rsidR="00A70CAB" w:rsidRPr="009E5C44" w:rsidRDefault="00A70CAB" w:rsidP="00E415EB">
            <w:pPr>
              <w:spacing w:line="240" w:lineRule="auto"/>
            </w:pPr>
            <w:r w:rsidRPr="009E5C44">
              <w:t>Gross Vehicle Weight - GVW</w:t>
            </w:r>
          </w:p>
        </w:tc>
        <w:tc>
          <w:tcPr>
            <w:tcW w:w="979" w:type="dxa"/>
            <w:tcBorders>
              <w:left w:val="single" w:sz="4" w:space="0" w:color="auto"/>
              <w:right w:val="single" w:sz="4" w:space="0" w:color="auto"/>
            </w:tcBorders>
            <w:vAlign w:val="center"/>
          </w:tcPr>
          <w:p w14:paraId="6E1789E3"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1811CD44" w14:textId="77777777" w:rsidR="00A70CAB" w:rsidRPr="009E5C44" w:rsidRDefault="00A70CAB" w:rsidP="00E415EB">
            <w:pPr>
              <w:spacing w:line="240" w:lineRule="auto"/>
              <w:jc w:val="center"/>
            </w:pPr>
            <w:r w:rsidRPr="009E5C44">
              <w:t>I4</w:t>
            </w:r>
          </w:p>
        </w:tc>
        <w:tc>
          <w:tcPr>
            <w:tcW w:w="1241" w:type="dxa"/>
            <w:tcBorders>
              <w:top w:val="nil"/>
              <w:left w:val="single" w:sz="4" w:space="0" w:color="auto"/>
              <w:bottom w:val="nil"/>
            </w:tcBorders>
            <w:vAlign w:val="center"/>
          </w:tcPr>
          <w:p w14:paraId="7DFC70A8" w14:textId="77777777" w:rsidR="00A70CAB" w:rsidRPr="009E5C44" w:rsidRDefault="00A70CAB" w:rsidP="00B75BF3">
            <w:pPr>
              <w:spacing w:line="240" w:lineRule="auto"/>
              <w:jc w:val="center"/>
            </w:pPr>
            <w:r>
              <w:t>2</w:t>
            </w:r>
            <w:r w:rsidR="00A63EEC">
              <w:t>4</w:t>
            </w:r>
          </w:p>
        </w:tc>
      </w:tr>
      <w:tr w:rsidR="00A70CAB" w:rsidRPr="009E5C44" w14:paraId="58B5CA67" w14:textId="77777777" w:rsidTr="00FC3A85">
        <w:trPr>
          <w:trHeight w:val="428"/>
          <w:jc w:val="center"/>
        </w:trPr>
        <w:tc>
          <w:tcPr>
            <w:tcW w:w="1031" w:type="dxa"/>
            <w:tcBorders>
              <w:top w:val="nil"/>
              <w:bottom w:val="nil"/>
              <w:right w:val="single" w:sz="4" w:space="0" w:color="auto"/>
            </w:tcBorders>
            <w:vAlign w:val="center"/>
          </w:tcPr>
          <w:p w14:paraId="7C9A37B6" w14:textId="77777777" w:rsidR="00A70CAB" w:rsidRPr="009E5C44" w:rsidRDefault="00A70CAB" w:rsidP="00A70CAB">
            <w:pPr>
              <w:spacing w:line="240" w:lineRule="auto"/>
              <w:jc w:val="center"/>
            </w:pPr>
            <w:r>
              <w:t>11</w:t>
            </w:r>
          </w:p>
        </w:tc>
        <w:tc>
          <w:tcPr>
            <w:tcW w:w="3615" w:type="dxa"/>
            <w:tcBorders>
              <w:top w:val="nil"/>
              <w:bottom w:val="nil"/>
              <w:right w:val="single" w:sz="4" w:space="0" w:color="auto"/>
            </w:tcBorders>
            <w:vAlign w:val="center"/>
          </w:tcPr>
          <w:p w14:paraId="435831F6" w14:textId="77777777" w:rsidR="00A70CAB" w:rsidRPr="009E5C44" w:rsidRDefault="00A70CAB" w:rsidP="00E415EB">
            <w:pPr>
              <w:spacing w:line="240" w:lineRule="auto"/>
            </w:pPr>
            <w:r w:rsidRPr="009E5C44">
              <w:t>Length</w:t>
            </w:r>
          </w:p>
        </w:tc>
        <w:tc>
          <w:tcPr>
            <w:tcW w:w="979" w:type="dxa"/>
            <w:tcBorders>
              <w:left w:val="single" w:sz="4" w:space="0" w:color="auto"/>
              <w:right w:val="single" w:sz="4" w:space="0" w:color="auto"/>
            </w:tcBorders>
            <w:vAlign w:val="center"/>
          </w:tcPr>
          <w:p w14:paraId="29817320"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662A5469"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00F52C6C" w14:textId="77777777" w:rsidR="00A70CAB" w:rsidRPr="009E5C44" w:rsidRDefault="00A70CAB" w:rsidP="00B75BF3">
            <w:pPr>
              <w:spacing w:line="240" w:lineRule="auto"/>
              <w:jc w:val="center"/>
            </w:pPr>
            <w:r>
              <w:t>2</w:t>
            </w:r>
            <w:r w:rsidR="00A63EEC">
              <w:t>8</w:t>
            </w:r>
          </w:p>
        </w:tc>
      </w:tr>
      <w:tr w:rsidR="00A70CAB" w:rsidRPr="009E5C44" w14:paraId="0240F59F" w14:textId="77777777" w:rsidTr="00FC3A85">
        <w:trPr>
          <w:trHeight w:val="429"/>
          <w:jc w:val="center"/>
        </w:trPr>
        <w:tc>
          <w:tcPr>
            <w:tcW w:w="1031" w:type="dxa"/>
            <w:tcBorders>
              <w:top w:val="nil"/>
              <w:bottom w:val="nil"/>
              <w:right w:val="single" w:sz="4" w:space="0" w:color="auto"/>
            </w:tcBorders>
            <w:vAlign w:val="center"/>
          </w:tcPr>
          <w:p w14:paraId="5122C0D6" w14:textId="77777777" w:rsidR="00A70CAB" w:rsidRPr="009E5C44" w:rsidRDefault="00A70CAB" w:rsidP="00A70CAB">
            <w:pPr>
              <w:spacing w:line="240" w:lineRule="auto"/>
              <w:jc w:val="center"/>
            </w:pPr>
            <w:r>
              <w:t>1</w:t>
            </w:r>
            <w:r w:rsidR="00FC3A85">
              <w:t>2</w:t>
            </w:r>
          </w:p>
        </w:tc>
        <w:tc>
          <w:tcPr>
            <w:tcW w:w="3615" w:type="dxa"/>
            <w:tcBorders>
              <w:top w:val="nil"/>
              <w:bottom w:val="nil"/>
              <w:right w:val="single" w:sz="4" w:space="0" w:color="auto"/>
            </w:tcBorders>
            <w:vAlign w:val="center"/>
          </w:tcPr>
          <w:p w14:paraId="3D4CBADE" w14:textId="77777777" w:rsidR="00A70CAB" w:rsidRPr="009E5C44" w:rsidRDefault="00A70CAB" w:rsidP="00E415EB">
            <w:pPr>
              <w:spacing w:line="240" w:lineRule="auto"/>
            </w:pPr>
            <w:r w:rsidRPr="009E5C44">
              <w:t>Number of Axles</w:t>
            </w:r>
          </w:p>
        </w:tc>
        <w:tc>
          <w:tcPr>
            <w:tcW w:w="979" w:type="dxa"/>
            <w:tcBorders>
              <w:left w:val="single" w:sz="4" w:space="0" w:color="auto"/>
              <w:right w:val="single" w:sz="4" w:space="0" w:color="auto"/>
            </w:tcBorders>
            <w:vAlign w:val="center"/>
          </w:tcPr>
          <w:p w14:paraId="43A9AA6B"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EFBA78E" w14:textId="77777777" w:rsidR="00A70CAB" w:rsidRPr="009E5C44" w:rsidRDefault="00E872D1" w:rsidP="00E415EB">
            <w:pPr>
              <w:spacing w:line="240" w:lineRule="auto"/>
              <w:jc w:val="center"/>
            </w:pPr>
            <w:r>
              <w:t>I2</w:t>
            </w:r>
          </w:p>
        </w:tc>
        <w:tc>
          <w:tcPr>
            <w:tcW w:w="1241" w:type="dxa"/>
            <w:tcBorders>
              <w:top w:val="nil"/>
              <w:left w:val="single" w:sz="4" w:space="0" w:color="auto"/>
              <w:bottom w:val="nil"/>
            </w:tcBorders>
            <w:vAlign w:val="center"/>
          </w:tcPr>
          <w:p w14:paraId="7757E6DF" w14:textId="77777777" w:rsidR="00A70CAB" w:rsidRPr="009E5C44" w:rsidRDefault="00A70CAB" w:rsidP="00B75BF3">
            <w:pPr>
              <w:spacing w:line="240" w:lineRule="auto"/>
              <w:jc w:val="center"/>
            </w:pPr>
            <w:r>
              <w:t>3</w:t>
            </w:r>
            <w:r w:rsidR="00FC3A85">
              <w:t>1</w:t>
            </w:r>
          </w:p>
        </w:tc>
      </w:tr>
      <w:tr w:rsidR="00A70CAB" w:rsidRPr="009E5C44" w14:paraId="2544583B" w14:textId="77777777" w:rsidTr="00FC3A85">
        <w:trPr>
          <w:trHeight w:val="428"/>
          <w:jc w:val="center"/>
        </w:trPr>
        <w:tc>
          <w:tcPr>
            <w:tcW w:w="1031" w:type="dxa"/>
            <w:tcBorders>
              <w:top w:val="nil"/>
              <w:bottom w:val="nil"/>
              <w:right w:val="single" w:sz="4" w:space="0" w:color="auto"/>
            </w:tcBorders>
            <w:vAlign w:val="center"/>
          </w:tcPr>
          <w:p w14:paraId="111B8AF0" w14:textId="77777777" w:rsidR="00A70CAB" w:rsidRPr="009E5C44" w:rsidRDefault="00A70CAB" w:rsidP="00A70CAB">
            <w:pPr>
              <w:spacing w:line="240" w:lineRule="auto"/>
              <w:jc w:val="center"/>
            </w:pPr>
            <w:r>
              <w:t>1</w:t>
            </w:r>
            <w:r w:rsidR="00FC3A85">
              <w:t>3</w:t>
            </w:r>
          </w:p>
        </w:tc>
        <w:tc>
          <w:tcPr>
            <w:tcW w:w="3615" w:type="dxa"/>
            <w:tcBorders>
              <w:top w:val="nil"/>
              <w:bottom w:val="nil"/>
              <w:right w:val="single" w:sz="4" w:space="0" w:color="auto"/>
            </w:tcBorders>
            <w:vAlign w:val="center"/>
          </w:tcPr>
          <w:p w14:paraId="68ADD92D" w14:textId="77777777" w:rsidR="00A70CAB" w:rsidRPr="009E5C44" w:rsidRDefault="005451B7" w:rsidP="00E415EB">
            <w:pPr>
              <w:spacing w:line="240" w:lineRule="auto"/>
            </w:pPr>
            <w:r>
              <w:t>Direction (1 or 2</w:t>
            </w:r>
            <w:r w:rsidR="00A70CAB" w:rsidRPr="009E5C44">
              <w:t>)</w:t>
            </w:r>
          </w:p>
        </w:tc>
        <w:tc>
          <w:tcPr>
            <w:tcW w:w="979" w:type="dxa"/>
            <w:tcBorders>
              <w:left w:val="single" w:sz="4" w:space="0" w:color="auto"/>
              <w:right w:val="single" w:sz="4" w:space="0" w:color="auto"/>
            </w:tcBorders>
            <w:vAlign w:val="center"/>
          </w:tcPr>
          <w:p w14:paraId="707188D5"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4E9B4C63"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36CE594B" w14:textId="77777777" w:rsidR="00A70CAB" w:rsidRPr="009E5C44" w:rsidRDefault="00A70CAB" w:rsidP="00B75BF3">
            <w:pPr>
              <w:spacing w:line="240" w:lineRule="auto"/>
              <w:jc w:val="center"/>
            </w:pPr>
            <w:r>
              <w:t>3</w:t>
            </w:r>
            <w:r w:rsidR="00E872D1">
              <w:t>3</w:t>
            </w:r>
          </w:p>
        </w:tc>
      </w:tr>
      <w:tr w:rsidR="00A70CAB" w:rsidRPr="009E5C44" w14:paraId="2E468D77" w14:textId="77777777" w:rsidTr="00FC3A85">
        <w:trPr>
          <w:trHeight w:val="429"/>
          <w:jc w:val="center"/>
        </w:trPr>
        <w:tc>
          <w:tcPr>
            <w:tcW w:w="1031" w:type="dxa"/>
            <w:tcBorders>
              <w:top w:val="nil"/>
              <w:bottom w:val="nil"/>
              <w:right w:val="single" w:sz="4" w:space="0" w:color="auto"/>
            </w:tcBorders>
            <w:vAlign w:val="center"/>
          </w:tcPr>
          <w:p w14:paraId="49F99BEF" w14:textId="77777777" w:rsidR="00A70CAB" w:rsidRPr="009E5C44" w:rsidRDefault="00A70CAB" w:rsidP="00A70CAB">
            <w:pPr>
              <w:spacing w:line="240" w:lineRule="auto"/>
              <w:jc w:val="center"/>
            </w:pPr>
            <w:r>
              <w:t>1</w:t>
            </w:r>
            <w:r w:rsidR="00FC3A85">
              <w:t>4</w:t>
            </w:r>
          </w:p>
        </w:tc>
        <w:tc>
          <w:tcPr>
            <w:tcW w:w="3615" w:type="dxa"/>
            <w:tcBorders>
              <w:top w:val="nil"/>
              <w:bottom w:val="nil"/>
              <w:right w:val="single" w:sz="4" w:space="0" w:color="auto"/>
            </w:tcBorders>
            <w:vAlign w:val="center"/>
          </w:tcPr>
          <w:p w14:paraId="07E00B20" w14:textId="77777777" w:rsidR="00A70CAB" w:rsidRPr="009E5C44" w:rsidRDefault="00A70CAB" w:rsidP="00E415EB">
            <w:pPr>
              <w:spacing w:line="240" w:lineRule="auto"/>
            </w:pPr>
            <w:r w:rsidRPr="009E5C44">
              <w:t>Lane</w:t>
            </w:r>
          </w:p>
        </w:tc>
        <w:tc>
          <w:tcPr>
            <w:tcW w:w="979" w:type="dxa"/>
            <w:tcBorders>
              <w:left w:val="single" w:sz="4" w:space="0" w:color="auto"/>
              <w:right w:val="single" w:sz="4" w:space="0" w:color="auto"/>
            </w:tcBorders>
            <w:vAlign w:val="center"/>
          </w:tcPr>
          <w:p w14:paraId="3917824C" w14:textId="77777777" w:rsidR="00A70CAB" w:rsidRPr="009E5C44" w:rsidRDefault="00A70CAB" w:rsidP="00E415EB">
            <w:pPr>
              <w:spacing w:line="240" w:lineRule="auto"/>
              <w:jc w:val="center"/>
            </w:pPr>
          </w:p>
        </w:tc>
        <w:tc>
          <w:tcPr>
            <w:tcW w:w="1241" w:type="dxa"/>
            <w:tcBorders>
              <w:top w:val="nil"/>
              <w:left w:val="single" w:sz="4" w:space="0" w:color="auto"/>
              <w:bottom w:val="nil"/>
            </w:tcBorders>
            <w:vAlign w:val="center"/>
          </w:tcPr>
          <w:p w14:paraId="55EE75E0" w14:textId="77777777" w:rsidR="00A70CAB" w:rsidRPr="009E5C44" w:rsidRDefault="00A70CAB" w:rsidP="00E415EB">
            <w:pPr>
              <w:spacing w:line="240" w:lineRule="auto"/>
              <w:jc w:val="center"/>
            </w:pPr>
            <w:r w:rsidRPr="009E5C44">
              <w:t>I1</w:t>
            </w:r>
          </w:p>
        </w:tc>
        <w:tc>
          <w:tcPr>
            <w:tcW w:w="1241" w:type="dxa"/>
            <w:tcBorders>
              <w:top w:val="nil"/>
              <w:left w:val="single" w:sz="4" w:space="0" w:color="auto"/>
              <w:bottom w:val="nil"/>
            </w:tcBorders>
            <w:vAlign w:val="center"/>
          </w:tcPr>
          <w:p w14:paraId="382CEB2A" w14:textId="77777777" w:rsidR="00A70CAB" w:rsidRPr="009E5C44" w:rsidRDefault="00A70CAB" w:rsidP="00B75BF3">
            <w:pPr>
              <w:spacing w:line="240" w:lineRule="auto"/>
              <w:jc w:val="center"/>
            </w:pPr>
            <w:r>
              <w:t>3</w:t>
            </w:r>
            <w:r w:rsidR="00E872D1">
              <w:t>4</w:t>
            </w:r>
          </w:p>
        </w:tc>
      </w:tr>
      <w:tr w:rsidR="00A70CAB" w:rsidRPr="009E5C44" w14:paraId="22291212" w14:textId="77777777" w:rsidTr="00FC3A85">
        <w:trPr>
          <w:trHeight w:val="429"/>
          <w:jc w:val="center"/>
        </w:trPr>
        <w:tc>
          <w:tcPr>
            <w:tcW w:w="1031" w:type="dxa"/>
            <w:tcBorders>
              <w:top w:val="nil"/>
              <w:bottom w:val="nil"/>
              <w:right w:val="single" w:sz="4" w:space="0" w:color="auto"/>
            </w:tcBorders>
            <w:vAlign w:val="center"/>
          </w:tcPr>
          <w:p w14:paraId="63ADD496" w14:textId="77777777" w:rsidR="00A70CAB" w:rsidRPr="009E5C44" w:rsidRDefault="00A70CAB" w:rsidP="00A70CAB">
            <w:pPr>
              <w:spacing w:line="240" w:lineRule="auto"/>
              <w:jc w:val="center"/>
            </w:pPr>
            <w:r>
              <w:t>1</w:t>
            </w:r>
            <w:r w:rsidR="00FC3A85">
              <w:t>5</w:t>
            </w:r>
          </w:p>
        </w:tc>
        <w:tc>
          <w:tcPr>
            <w:tcW w:w="3615" w:type="dxa"/>
            <w:tcBorders>
              <w:top w:val="nil"/>
              <w:bottom w:val="nil"/>
              <w:right w:val="single" w:sz="4" w:space="0" w:color="auto"/>
            </w:tcBorders>
            <w:vAlign w:val="center"/>
          </w:tcPr>
          <w:p w14:paraId="1EC16DD7" w14:textId="77777777" w:rsidR="00A70CAB" w:rsidRPr="009E5C44" w:rsidRDefault="00A70CAB" w:rsidP="00E415EB">
            <w:pPr>
              <w:spacing w:line="240" w:lineRule="auto"/>
            </w:pPr>
            <w:r w:rsidRPr="009E5C44">
              <w:t>Transverse Location In Lane</w:t>
            </w:r>
          </w:p>
        </w:tc>
        <w:tc>
          <w:tcPr>
            <w:tcW w:w="979" w:type="dxa"/>
            <w:tcBorders>
              <w:left w:val="single" w:sz="4" w:space="0" w:color="auto"/>
              <w:right w:val="single" w:sz="4" w:space="0" w:color="auto"/>
            </w:tcBorders>
            <w:vAlign w:val="center"/>
          </w:tcPr>
          <w:p w14:paraId="7D9F816E" w14:textId="77777777" w:rsidR="00A70CAB" w:rsidRPr="009E5C44" w:rsidRDefault="00A00B4F" w:rsidP="00E415EB">
            <w:pPr>
              <w:spacing w:line="240" w:lineRule="auto"/>
              <w:jc w:val="center"/>
            </w:pPr>
            <w:r>
              <w:t>c</w:t>
            </w:r>
            <w:r w:rsidR="00A70CAB" w:rsidRPr="009E5C44">
              <w:t>m</w:t>
            </w:r>
          </w:p>
        </w:tc>
        <w:tc>
          <w:tcPr>
            <w:tcW w:w="1241" w:type="dxa"/>
            <w:tcBorders>
              <w:top w:val="nil"/>
              <w:left w:val="single" w:sz="4" w:space="0" w:color="auto"/>
              <w:bottom w:val="nil"/>
            </w:tcBorders>
            <w:vAlign w:val="center"/>
          </w:tcPr>
          <w:p w14:paraId="6B355F3B"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9934773" w14:textId="77777777" w:rsidR="00A70CAB" w:rsidRPr="009E5C44" w:rsidRDefault="00A70CAB" w:rsidP="00B75BF3">
            <w:pPr>
              <w:spacing w:line="240" w:lineRule="auto"/>
              <w:jc w:val="center"/>
            </w:pPr>
            <w:r>
              <w:t>3</w:t>
            </w:r>
            <w:r w:rsidR="00E872D1">
              <w:t>5</w:t>
            </w:r>
          </w:p>
        </w:tc>
      </w:tr>
      <w:tr w:rsidR="00A70CAB" w:rsidRPr="009E5C44" w14:paraId="6C4D0085" w14:textId="77777777" w:rsidTr="00FC3A85">
        <w:trPr>
          <w:trHeight w:val="428"/>
          <w:jc w:val="center"/>
        </w:trPr>
        <w:tc>
          <w:tcPr>
            <w:tcW w:w="1031" w:type="dxa"/>
            <w:tcBorders>
              <w:top w:val="nil"/>
              <w:bottom w:val="nil"/>
              <w:right w:val="single" w:sz="4" w:space="0" w:color="auto"/>
            </w:tcBorders>
            <w:vAlign w:val="center"/>
          </w:tcPr>
          <w:p w14:paraId="1CA709CB" w14:textId="77777777" w:rsidR="00A70CAB" w:rsidRPr="009E5C44" w:rsidRDefault="00A70CAB" w:rsidP="00A70CAB">
            <w:pPr>
              <w:spacing w:line="240" w:lineRule="auto"/>
              <w:jc w:val="center"/>
            </w:pPr>
            <w:r>
              <w:t>1</w:t>
            </w:r>
            <w:r w:rsidR="00FC3A85">
              <w:t>6</w:t>
            </w:r>
          </w:p>
        </w:tc>
        <w:tc>
          <w:tcPr>
            <w:tcW w:w="3615" w:type="dxa"/>
            <w:tcBorders>
              <w:top w:val="nil"/>
              <w:bottom w:val="nil"/>
              <w:right w:val="single" w:sz="4" w:space="0" w:color="auto"/>
            </w:tcBorders>
            <w:vAlign w:val="center"/>
          </w:tcPr>
          <w:p w14:paraId="4F2F6EA3" w14:textId="77777777" w:rsidR="00A70CAB" w:rsidRPr="009E5C44" w:rsidRDefault="00A70CAB" w:rsidP="00E415EB">
            <w:pPr>
              <w:spacing w:line="240" w:lineRule="auto"/>
            </w:pPr>
            <w:r w:rsidRPr="009E5C44">
              <w:t>Weight Axle 1</w:t>
            </w:r>
          </w:p>
        </w:tc>
        <w:tc>
          <w:tcPr>
            <w:tcW w:w="979" w:type="dxa"/>
            <w:tcBorders>
              <w:left w:val="single" w:sz="4" w:space="0" w:color="auto"/>
              <w:right w:val="single" w:sz="4" w:space="0" w:color="auto"/>
            </w:tcBorders>
            <w:vAlign w:val="center"/>
          </w:tcPr>
          <w:p w14:paraId="69B43E66"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42CAD16E"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9D144E5" w14:textId="77777777" w:rsidR="00A70CAB" w:rsidRPr="009E5C44" w:rsidRDefault="00FC3A85" w:rsidP="00B75BF3">
            <w:pPr>
              <w:spacing w:line="240" w:lineRule="auto"/>
              <w:jc w:val="center"/>
            </w:pPr>
            <w:r>
              <w:t>3</w:t>
            </w:r>
            <w:r w:rsidR="00E872D1">
              <w:t>8</w:t>
            </w:r>
          </w:p>
        </w:tc>
      </w:tr>
      <w:tr w:rsidR="00FC3A85" w:rsidRPr="009E5C44" w14:paraId="745C3240" w14:textId="77777777" w:rsidTr="00FC3A85">
        <w:trPr>
          <w:trHeight w:val="429"/>
          <w:jc w:val="center"/>
        </w:trPr>
        <w:tc>
          <w:tcPr>
            <w:tcW w:w="1031" w:type="dxa"/>
            <w:tcBorders>
              <w:top w:val="nil"/>
              <w:bottom w:val="nil"/>
              <w:right w:val="single" w:sz="4" w:space="0" w:color="auto"/>
            </w:tcBorders>
            <w:vAlign w:val="center"/>
          </w:tcPr>
          <w:p w14:paraId="6119EDEB" w14:textId="77777777" w:rsidR="00FC3A85" w:rsidRDefault="00FC3A85" w:rsidP="00A70CAB">
            <w:pPr>
              <w:spacing w:line="240" w:lineRule="auto"/>
              <w:jc w:val="center"/>
            </w:pPr>
            <w:bookmarkStart w:id="81" w:name="_Hlk341790384"/>
            <w:r>
              <w:t>17</w:t>
            </w:r>
          </w:p>
        </w:tc>
        <w:tc>
          <w:tcPr>
            <w:tcW w:w="3615" w:type="dxa"/>
            <w:tcBorders>
              <w:top w:val="nil"/>
              <w:bottom w:val="nil"/>
              <w:right w:val="single" w:sz="4" w:space="0" w:color="auto"/>
            </w:tcBorders>
            <w:vAlign w:val="center"/>
          </w:tcPr>
          <w:p w14:paraId="3AC93719" w14:textId="77777777" w:rsidR="00FC3A85" w:rsidRPr="009E5C44" w:rsidRDefault="00FC3A85" w:rsidP="00E415EB">
            <w:pPr>
              <w:spacing w:line="240" w:lineRule="auto"/>
            </w:pPr>
            <w:bookmarkStart w:id="82" w:name="OLE_LINK1"/>
            <w:r>
              <w:t>Track Width Axle 1</w:t>
            </w:r>
            <w:bookmarkEnd w:id="82"/>
          </w:p>
        </w:tc>
        <w:tc>
          <w:tcPr>
            <w:tcW w:w="979" w:type="dxa"/>
            <w:tcBorders>
              <w:left w:val="single" w:sz="4" w:space="0" w:color="auto"/>
              <w:right w:val="single" w:sz="4" w:space="0" w:color="auto"/>
            </w:tcBorders>
            <w:vAlign w:val="center"/>
          </w:tcPr>
          <w:p w14:paraId="5453950B" w14:textId="77777777" w:rsidR="00FC3A85" w:rsidRPr="009E5C44" w:rsidRDefault="00FC3A85" w:rsidP="00E415EB">
            <w:pPr>
              <w:spacing w:line="240" w:lineRule="auto"/>
              <w:jc w:val="center"/>
            </w:pPr>
            <w:r>
              <w:t>cm</w:t>
            </w:r>
          </w:p>
        </w:tc>
        <w:tc>
          <w:tcPr>
            <w:tcW w:w="1241" w:type="dxa"/>
            <w:tcBorders>
              <w:top w:val="nil"/>
              <w:left w:val="single" w:sz="4" w:space="0" w:color="auto"/>
              <w:bottom w:val="nil"/>
            </w:tcBorders>
            <w:vAlign w:val="center"/>
          </w:tcPr>
          <w:p w14:paraId="2589B478" w14:textId="77777777" w:rsidR="00FC3A85" w:rsidRPr="009E5C44" w:rsidRDefault="00FC3A85" w:rsidP="00E415EB">
            <w:pPr>
              <w:spacing w:line="240" w:lineRule="auto"/>
              <w:jc w:val="center"/>
            </w:pPr>
            <w:r>
              <w:t>I3</w:t>
            </w:r>
          </w:p>
        </w:tc>
        <w:tc>
          <w:tcPr>
            <w:tcW w:w="1241" w:type="dxa"/>
            <w:tcBorders>
              <w:top w:val="nil"/>
              <w:left w:val="single" w:sz="4" w:space="0" w:color="auto"/>
              <w:bottom w:val="nil"/>
            </w:tcBorders>
            <w:vAlign w:val="center"/>
          </w:tcPr>
          <w:p w14:paraId="2EDD2188" w14:textId="77777777" w:rsidR="00FC3A85" w:rsidRDefault="00E872D1" w:rsidP="00B75BF3">
            <w:pPr>
              <w:spacing w:line="240" w:lineRule="auto"/>
              <w:jc w:val="center"/>
            </w:pPr>
            <w:r>
              <w:t>41</w:t>
            </w:r>
          </w:p>
        </w:tc>
      </w:tr>
      <w:bookmarkEnd w:id="81"/>
      <w:tr w:rsidR="00A70CAB" w:rsidRPr="009E5C44" w14:paraId="7A0B38A6" w14:textId="77777777" w:rsidTr="00FC3A85">
        <w:trPr>
          <w:trHeight w:val="429"/>
          <w:jc w:val="center"/>
        </w:trPr>
        <w:tc>
          <w:tcPr>
            <w:tcW w:w="1031" w:type="dxa"/>
            <w:tcBorders>
              <w:top w:val="nil"/>
              <w:bottom w:val="nil"/>
              <w:right w:val="single" w:sz="4" w:space="0" w:color="auto"/>
            </w:tcBorders>
            <w:vAlign w:val="center"/>
          </w:tcPr>
          <w:p w14:paraId="1000A4E8" w14:textId="77777777" w:rsidR="00A70CAB" w:rsidRPr="009E5C44" w:rsidRDefault="00A70CAB" w:rsidP="00A70CAB">
            <w:pPr>
              <w:spacing w:line="240" w:lineRule="auto"/>
              <w:jc w:val="center"/>
            </w:pPr>
            <w:r>
              <w:t>1</w:t>
            </w:r>
            <w:r w:rsidR="00FC3A85">
              <w:t>8</w:t>
            </w:r>
          </w:p>
        </w:tc>
        <w:tc>
          <w:tcPr>
            <w:tcW w:w="3615" w:type="dxa"/>
            <w:tcBorders>
              <w:top w:val="nil"/>
              <w:bottom w:val="nil"/>
              <w:right w:val="single" w:sz="4" w:space="0" w:color="auto"/>
            </w:tcBorders>
            <w:vAlign w:val="center"/>
          </w:tcPr>
          <w:p w14:paraId="03C3223D" w14:textId="77777777" w:rsidR="00A70CAB" w:rsidRPr="009E5C44" w:rsidRDefault="00A70CAB" w:rsidP="00E415EB">
            <w:pPr>
              <w:spacing w:line="240" w:lineRule="auto"/>
            </w:pPr>
            <w:r w:rsidRPr="009E5C44">
              <w:t>Spacing Axle 1 - Axle 2</w:t>
            </w:r>
          </w:p>
        </w:tc>
        <w:tc>
          <w:tcPr>
            <w:tcW w:w="979" w:type="dxa"/>
            <w:tcBorders>
              <w:left w:val="single" w:sz="4" w:space="0" w:color="auto"/>
              <w:right w:val="single" w:sz="4" w:space="0" w:color="auto"/>
            </w:tcBorders>
            <w:vAlign w:val="center"/>
          </w:tcPr>
          <w:p w14:paraId="70053C59"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13E91965"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080034B" w14:textId="77777777" w:rsidR="00A70CAB" w:rsidRPr="009E5C44" w:rsidRDefault="00A70CAB" w:rsidP="00B75BF3">
            <w:pPr>
              <w:spacing w:line="240" w:lineRule="auto"/>
              <w:jc w:val="center"/>
            </w:pPr>
            <w:r>
              <w:t>4</w:t>
            </w:r>
            <w:r w:rsidR="00E872D1">
              <w:t>4</w:t>
            </w:r>
          </w:p>
        </w:tc>
      </w:tr>
      <w:tr w:rsidR="00A70CAB" w:rsidRPr="009E5C44" w14:paraId="5365E952" w14:textId="77777777" w:rsidTr="00FC3A85">
        <w:trPr>
          <w:trHeight w:val="428"/>
          <w:jc w:val="center"/>
        </w:trPr>
        <w:tc>
          <w:tcPr>
            <w:tcW w:w="1031" w:type="dxa"/>
            <w:tcBorders>
              <w:top w:val="nil"/>
              <w:bottom w:val="nil"/>
              <w:right w:val="single" w:sz="4" w:space="0" w:color="auto"/>
            </w:tcBorders>
            <w:vAlign w:val="center"/>
          </w:tcPr>
          <w:p w14:paraId="1B89216E" w14:textId="77777777" w:rsidR="00A70CAB" w:rsidRPr="009E5C44" w:rsidRDefault="00A70CAB" w:rsidP="00A70CAB">
            <w:pPr>
              <w:spacing w:line="240" w:lineRule="auto"/>
              <w:jc w:val="center"/>
            </w:pPr>
            <w:r>
              <w:t>19</w:t>
            </w:r>
          </w:p>
        </w:tc>
        <w:tc>
          <w:tcPr>
            <w:tcW w:w="3615" w:type="dxa"/>
            <w:tcBorders>
              <w:top w:val="nil"/>
              <w:bottom w:val="nil"/>
              <w:right w:val="single" w:sz="4" w:space="0" w:color="auto"/>
            </w:tcBorders>
            <w:vAlign w:val="center"/>
          </w:tcPr>
          <w:p w14:paraId="76D44CCD" w14:textId="77777777" w:rsidR="00A70CAB" w:rsidRPr="009E5C44" w:rsidRDefault="00A70CAB" w:rsidP="00E415EB">
            <w:pPr>
              <w:spacing w:line="240" w:lineRule="auto"/>
            </w:pPr>
            <w:r w:rsidRPr="009E5C44">
              <w:t>Weight Axle 2</w:t>
            </w:r>
          </w:p>
        </w:tc>
        <w:tc>
          <w:tcPr>
            <w:tcW w:w="979" w:type="dxa"/>
            <w:tcBorders>
              <w:left w:val="single" w:sz="4" w:space="0" w:color="auto"/>
              <w:right w:val="single" w:sz="4" w:space="0" w:color="auto"/>
            </w:tcBorders>
            <w:vAlign w:val="center"/>
          </w:tcPr>
          <w:p w14:paraId="49935E7E"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359CD1BB"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5C26B11F" w14:textId="77777777" w:rsidR="00A70CAB" w:rsidRPr="009E5C44" w:rsidRDefault="00A70CAB" w:rsidP="00B75BF3">
            <w:pPr>
              <w:spacing w:line="240" w:lineRule="auto"/>
              <w:jc w:val="center"/>
            </w:pPr>
            <w:r>
              <w:t>4</w:t>
            </w:r>
            <w:r w:rsidR="00E872D1">
              <w:t>7</w:t>
            </w:r>
          </w:p>
        </w:tc>
      </w:tr>
      <w:tr w:rsidR="00FC3A85" w:rsidRPr="009E5C44" w14:paraId="49BAB2E5" w14:textId="77777777" w:rsidTr="00FC3A85">
        <w:trPr>
          <w:trHeight w:val="429"/>
          <w:jc w:val="center"/>
        </w:trPr>
        <w:tc>
          <w:tcPr>
            <w:tcW w:w="1031" w:type="dxa"/>
            <w:tcBorders>
              <w:top w:val="nil"/>
              <w:bottom w:val="nil"/>
              <w:right w:val="single" w:sz="4" w:space="0" w:color="auto"/>
            </w:tcBorders>
            <w:vAlign w:val="center"/>
          </w:tcPr>
          <w:p w14:paraId="07B4E0AF" w14:textId="77777777" w:rsidR="00FC3A85" w:rsidRDefault="00FC3A85" w:rsidP="00A70CAB">
            <w:pPr>
              <w:spacing w:line="240" w:lineRule="auto"/>
              <w:jc w:val="center"/>
            </w:pPr>
            <w:r>
              <w:t>20</w:t>
            </w:r>
          </w:p>
        </w:tc>
        <w:tc>
          <w:tcPr>
            <w:tcW w:w="3615" w:type="dxa"/>
            <w:tcBorders>
              <w:top w:val="nil"/>
              <w:bottom w:val="nil"/>
              <w:right w:val="single" w:sz="4" w:space="0" w:color="auto"/>
            </w:tcBorders>
            <w:vAlign w:val="center"/>
          </w:tcPr>
          <w:p w14:paraId="411C50A6" w14:textId="77777777" w:rsidR="00FC3A85" w:rsidRPr="009E5C44" w:rsidRDefault="00FC3A85" w:rsidP="00E415EB">
            <w:pPr>
              <w:spacing w:line="240" w:lineRule="auto"/>
            </w:pPr>
            <w:r>
              <w:t>Track Width Axle 2</w:t>
            </w:r>
          </w:p>
        </w:tc>
        <w:tc>
          <w:tcPr>
            <w:tcW w:w="979" w:type="dxa"/>
            <w:tcBorders>
              <w:left w:val="single" w:sz="4" w:space="0" w:color="auto"/>
              <w:right w:val="single" w:sz="4" w:space="0" w:color="auto"/>
            </w:tcBorders>
            <w:vAlign w:val="center"/>
          </w:tcPr>
          <w:p w14:paraId="764EB72F" w14:textId="77777777" w:rsidR="00FC3A85" w:rsidRPr="009E5C44" w:rsidRDefault="00FC3A85" w:rsidP="00420E0E">
            <w:pPr>
              <w:spacing w:line="240" w:lineRule="auto"/>
              <w:jc w:val="center"/>
            </w:pPr>
            <w:r>
              <w:t>cm</w:t>
            </w:r>
          </w:p>
        </w:tc>
        <w:tc>
          <w:tcPr>
            <w:tcW w:w="1241" w:type="dxa"/>
            <w:tcBorders>
              <w:top w:val="nil"/>
              <w:left w:val="single" w:sz="4" w:space="0" w:color="auto"/>
              <w:bottom w:val="nil"/>
            </w:tcBorders>
            <w:vAlign w:val="center"/>
          </w:tcPr>
          <w:p w14:paraId="44D67FD5" w14:textId="77777777" w:rsidR="00FC3A85" w:rsidRPr="009E5C44" w:rsidRDefault="00FC3A85" w:rsidP="00420E0E">
            <w:pPr>
              <w:spacing w:line="240" w:lineRule="auto"/>
              <w:jc w:val="center"/>
            </w:pPr>
            <w:r>
              <w:t>I3</w:t>
            </w:r>
          </w:p>
        </w:tc>
        <w:tc>
          <w:tcPr>
            <w:tcW w:w="1241" w:type="dxa"/>
            <w:tcBorders>
              <w:top w:val="nil"/>
              <w:left w:val="single" w:sz="4" w:space="0" w:color="auto"/>
              <w:bottom w:val="nil"/>
            </w:tcBorders>
            <w:vAlign w:val="center"/>
          </w:tcPr>
          <w:p w14:paraId="73F2EEA9" w14:textId="77777777" w:rsidR="00FC3A85" w:rsidRDefault="00E872D1" w:rsidP="00B75BF3">
            <w:pPr>
              <w:spacing w:line="240" w:lineRule="auto"/>
              <w:jc w:val="center"/>
            </w:pPr>
            <w:r>
              <w:t>50</w:t>
            </w:r>
          </w:p>
        </w:tc>
      </w:tr>
      <w:tr w:rsidR="00A70CAB" w:rsidRPr="009E5C44" w14:paraId="1F83D5A6" w14:textId="77777777" w:rsidTr="00FC3A85">
        <w:trPr>
          <w:trHeight w:val="429"/>
          <w:jc w:val="center"/>
        </w:trPr>
        <w:tc>
          <w:tcPr>
            <w:tcW w:w="1031" w:type="dxa"/>
            <w:tcBorders>
              <w:top w:val="nil"/>
              <w:bottom w:val="nil"/>
              <w:right w:val="single" w:sz="4" w:space="0" w:color="auto"/>
            </w:tcBorders>
            <w:vAlign w:val="center"/>
          </w:tcPr>
          <w:p w14:paraId="1A6DCB71" w14:textId="77777777" w:rsidR="00A70CAB" w:rsidRPr="009E5C44" w:rsidRDefault="00A70CAB" w:rsidP="00A70CAB">
            <w:pPr>
              <w:spacing w:line="240" w:lineRule="auto"/>
              <w:jc w:val="center"/>
            </w:pPr>
            <w:r>
              <w:t>2</w:t>
            </w:r>
            <w:r w:rsidR="00FC3A85">
              <w:t>1</w:t>
            </w:r>
          </w:p>
        </w:tc>
        <w:tc>
          <w:tcPr>
            <w:tcW w:w="3615" w:type="dxa"/>
            <w:tcBorders>
              <w:top w:val="nil"/>
              <w:bottom w:val="nil"/>
              <w:right w:val="single" w:sz="4" w:space="0" w:color="auto"/>
            </w:tcBorders>
            <w:vAlign w:val="center"/>
          </w:tcPr>
          <w:p w14:paraId="01227623" w14:textId="77777777" w:rsidR="00A70CAB" w:rsidRPr="009E5C44" w:rsidRDefault="00A70CAB" w:rsidP="00E415EB">
            <w:pPr>
              <w:spacing w:line="240" w:lineRule="auto"/>
            </w:pPr>
            <w:r w:rsidRPr="009E5C44">
              <w:t>Spacing Axle 2 - Axle 3</w:t>
            </w:r>
          </w:p>
        </w:tc>
        <w:tc>
          <w:tcPr>
            <w:tcW w:w="979" w:type="dxa"/>
            <w:tcBorders>
              <w:left w:val="single" w:sz="4" w:space="0" w:color="auto"/>
              <w:right w:val="single" w:sz="4" w:space="0" w:color="auto"/>
            </w:tcBorders>
            <w:vAlign w:val="center"/>
          </w:tcPr>
          <w:p w14:paraId="221AC627"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78308ACD"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7949CE7F" w14:textId="77777777" w:rsidR="00A70CAB" w:rsidRPr="009E5C44" w:rsidRDefault="00FC3A85" w:rsidP="00B75BF3">
            <w:pPr>
              <w:spacing w:line="240" w:lineRule="auto"/>
              <w:jc w:val="center"/>
            </w:pPr>
            <w:r>
              <w:t>5</w:t>
            </w:r>
            <w:r w:rsidR="00E872D1">
              <w:t>3</w:t>
            </w:r>
          </w:p>
        </w:tc>
      </w:tr>
      <w:tr w:rsidR="00A70CAB" w:rsidRPr="009E5C44" w14:paraId="3E8C9FBB" w14:textId="77777777" w:rsidTr="00FC3A85">
        <w:trPr>
          <w:trHeight w:val="428"/>
          <w:jc w:val="center"/>
        </w:trPr>
        <w:tc>
          <w:tcPr>
            <w:tcW w:w="1031" w:type="dxa"/>
            <w:tcBorders>
              <w:top w:val="nil"/>
              <w:bottom w:val="nil"/>
              <w:right w:val="single" w:sz="4" w:space="0" w:color="auto"/>
            </w:tcBorders>
            <w:vAlign w:val="center"/>
          </w:tcPr>
          <w:p w14:paraId="1FA8105B" w14:textId="77777777" w:rsidR="00A70CAB" w:rsidRPr="009E5C44" w:rsidRDefault="00327C8A" w:rsidP="00A70CAB">
            <w:pPr>
              <w:spacing w:line="240" w:lineRule="auto"/>
              <w:jc w:val="center"/>
            </w:pPr>
            <w:r w:rsidRPr="009E5C44">
              <w:rPr>
                <w:noProof/>
                <w:position w:val="-6"/>
              </w:rPr>
              <w:object w:dxaOrig="120" w:dyaOrig="300" w14:anchorId="362A6F81">
                <v:shape id="_x0000_i1029" type="#_x0000_t75" alt="" style="width:6pt;height:15.35pt;mso-width-percent:0;mso-height-percent:0;mso-width-percent:0;mso-height-percent:0" o:ole="">
                  <v:imagedata r:id="rId61" o:title=""/>
                </v:shape>
                <o:OLEObject Type="Embed" ProgID="Equation.3" ShapeID="_x0000_i1029" DrawAspect="Content" ObjectID="_1723415689" r:id="rId68"/>
              </w:object>
            </w:r>
          </w:p>
        </w:tc>
        <w:bookmarkStart w:id="83" w:name="OLE_LINK4"/>
        <w:tc>
          <w:tcPr>
            <w:tcW w:w="3615" w:type="dxa"/>
            <w:tcBorders>
              <w:top w:val="nil"/>
              <w:bottom w:val="nil"/>
              <w:right w:val="single" w:sz="4" w:space="0" w:color="auto"/>
            </w:tcBorders>
            <w:vAlign w:val="center"/>
          </w:tcPr>
          <w:p w14:paraId="0D883EBD" w14:textId="77777777" w:rsidR="00A70CAB" w:rsidRPr="009E5C44" w:rsidRDefault="00327C8A" w:rsidP="00E415EB">
            <w:pPr>
              <w:spacing w:line="240" w:lineRule="auto"/>
              <w:jc w:val="center"/>
            </w:pPr>
            <w:r w:rsidRPr="009E5C44">
              <w:rPr>
                <w:noProof/>
                <w:position w:val="-6"/>
              </w:rPr>
              <w:object w:dxaOrig="120" w:dyaOrig="300" w14:anchorId="0C0B3504">
                <v:shape id="_x0000_i1028" type="#_x0000_t75" alt="" style="width:6pt;height:15.35pt;mso-width-percent:0;mso-height-percent:0;mso-width-percent:0;mso-height-percent:0" o:ole="">
                  <v:imagedata r:id="rId61" o:title=""/>
                </v:shape>
                <o:OLEObject Type="Embed" ProgID="Equation.3" ShapeID="_x0000_i1028" DrawAspect="Content" ObjectID="_1723415690" r:id="rId69"/>
              </w:object>
            </w:r>
            <w:bookmarkEnd w:id="83"/>
          </w:p>
        </w:tc>
        <w:tc>
          <w:tcPr>
            <w:tcW w:w="979" w:type="dxa"/>
            <w:tcBorders>
              <w:left w:val="single" w:sz="4" w:space="0" w:color="auto"/>
              <w:right w:val="single" w:sz="4" w:space="0" w:color="auto"/>
            </w:tcBorders>
            <w:vAlign w:val="center"/>
          </w:tcPr>
          <w:p w14:paraId="3EDB9DAB" w14:textId="77777777" w:rsidR="00A70CAB" w:rsidRPr="009E5C44" w:rsidRDefault="00327C8A" w:rsidP="00E415EB">
            <w:pPr>
              <w:spacing w:line="240" w:lineRule="auto"/>
              <w:jc w:val="center"/>
            </w:pPr>
            <w:r w:rsidRPr="009E5C44">
              <w:rPr>
                <w:noProof/>
                <w:position w:val="-6"/>
              </w:rPr>
              <w:object w:dxaOrig="120" w:dyaOrig="300" w14:anchorId="2BE4FCEC">
                <v:shape id="_x0000_i1027" type="#_x0000_t75" alt="" style="width:6pt;height:15.35pt;mso-width-percent:0;mso-height-percent:0;mso-width-percent:0;mso-height-percent:0" o:ole="">
                  <v:imagedata r:id="rId61" o:title=""/>
                </v:shape>
                <o:OLEObject Type="Embed" ProgID="Equation.3" ShapeID="_x0000_i1027" DrawAspect="Content" ObjectID="_1723415691" r:id="rId70"/>
              </w:object>
            </w:r>
          </w:p>
        </w:tc>
        <w:tc>
          <w:tcPr>
            <w:tcW w:w="1241" w:type="dxa"/>
            <w:tcBorders>
              <w:top w:val="nil"/>
              <w:left w:val="single" w:sz="4" w:space="0" w:color="auto"/>
              <w:bottom w:val="nil"/>
            </w:tcBorders>
            <w:vAlign w:val="center"/>
          </w:tcPr>
          <w:p w14:paraId="0A3C8E21" w14:textId="77777777" w:rsidR="00A70CAB" w:rsidRPr="009E5C44" w:rsidRDefault="00327C8A" w:rsidP="00E415EB">
            <w:pPr>
              <w:spacing w:line="240" w:lineRule="auto"/>
              <w:jc w:val="center"/>
            </w:pPr>
            <w:r w:rsidRPr="009E5C44">
              <w:rPr>
                <w:noProof/>
                <w:position w:val="-6"/>
              </w:rPr>
              <w:object w:dxaOrig="120" w:dyaOrig="300" w14:anchorId="6EAA0454">
                <v:shape id="_x0000_i1026" type="#_x0000_t75" alt="" style="width:6pt;height:15.35pt;mso-width-percent:0;mso-height-percent:0;mso-width-percent:0;mso-height-percent:0" o:ole="">
                  <v:imagedata r:id="rId61" o:title=""/>
                </v:shape>
                <o:OLEObject Type="Embed" ProgID="Equation.3" ShapeID="_x0000_i1026" DrawAspect="Content" ObjectID="_1723415692" r:id="rId71"/>
              </w:object>
            </w:r>
          </w:p>
        </w:tc>
        <w:tc>
          <w:tcPr>
            <w:tcW w:w="1241" w:type="dxa"/>
            <w:tcBorders>
              <w:top w:val="nil"/>
              <w:left w:val="single" w:sz="4" w:space="0" w:color="auto"/>
              <w:bottom w:val="nil"/>
            </w:tcBorders>
            <w:vAlign w:val="center"/>
          </w:tcPr>
          <w:p w14:paraId="502535C5" w14:textId="77777777" w:rsidR="00A70CAB" w:rsidRPr="009E5C44" w:rsidRDefault="00327C8A" w:rsidP="00B75BF3">
            <w:pPr>
              <w:spacing w:line="240" w:lineRule="auto"/>
              <w:jc w:val="center"/>
            </w:pPr>
            <w:r w:rsidRPr="009E5C44">
              <w:rPr>
                <w:noProof/>
                <w:position w:val="-6"/>
              </w:rPr>
              <w:object w:dxaOrig="120" w:dyaOrig="300" w14:anchorId="420182A8">
                <v:shape id="_x0000_i1025" type="#_x0000_t75" alt="" style="width:6pt;height:15.35pt;mso-width-percent:0;mso-height-percent:0;mso-width-percent:0;mso-height-percent:0" o:ole="">
                  <v:imagedata r:id="rId61" o:title=""/>
                </v:shape>
                <o:OLEObject Type="Embed" ProgID="Equation.3" ShapeID="_x0000_i1025" DrawAspect="Content" ObjectID="_1723415693" r:id="rId72"/>
              </w:object>
            </w:r>
          </w:p>
        </w:tc>
      </w:tr>
      <w:tr w:rsidR="00A70CAB" w:rsidRPr="009E5C44" w14:paraId="6C307102" w14:textId="77777777" w:rsidTr="00FC3A85">
        <w:trPr>
          <w:trHeight w:val="429"/>
          <w:jc w:val="center"/>
        </w:trPr>
        <w:tc>
          <w:tcPr>
            <w:tcW w:w="1031" w:type="dxa"/>
            <w:tcBorders>
              <w:top w:val="nil"/>
              <w:bottom w:val="nil"/>
              <w:right w:val="single" w:sz="4" w:space="0" w:color="auto"/>
            </w:tcBorders>
            <w:vAlign w:val="center"/>
          </w:tcPr>
          <w:p w14:paraId="33D8A89E" w14:textId="77777777" w:rsidR="00A70CAB" w:rsidRPr="009E5C44" w:rsidRDefault="00FC3A85" w:rsidP="00A70CAB">
            <w:pPr>
              <w:spacing w:line="240" w:lineRule="auto"/>
              <w:jc w:val="center"/>
            </w:pPr>
            <w:r>
              <w:t>72</w:t>
            </w:r>
          </w:p>
        </w:tc>
        <w:tc>
          <w:tcPr>
            <w:tcW w:w="3615" w:type="dxa"/>
            <w:tcBorders>
              <w:top w:val="nil"/>
              <w:bottom w:val="nil"/>
              <w:right w:val="single" w:sz="4" w:space="0" w:color="auto"/>
            </w:tcBorders>
            <w:vAlign w:val="center"/>
          </w:tcPr>
          <w:p w14:paraId="19C98D84" w14:textId="77777777" w:rsidR="00A70CAB" w:rsidRPr="009E5C44" w:rsidRDefault="00A70CAB" w:rsidP="00E415EB">
            <w:pPr>
              <w:spacing w:line="240" w:lineRule="auto"/>
            </w:pPr>
            <w:r w:rsidRPr="009E5C44">
              <w:t>Spacing Axle 19 - Axle 20</w:t>
            </w:r>
          </w:p>
        </w:tc>
        <w:tc>
          <w:tcPr>
            <w:tcW w:w="979" w:type="dxa"/>
            <w:tcBorders>
              <w:left w:val="single" w:sz="4" w:space="0" w:color="auto"/>
              <w:right w:val="single" w:sz="4" w:space="0" w:color="auto"/>
            </w:tcBorders>
            <w:vAlign w:val="center"/>
          </w:tcPr>
          <w:p w14:paraId="6446CBCE" w14:textId="77777777" w:rsidR="00A70CAB" w:rsidRPr="009E5C44" w:rsidRDefault="00A70CAB" w:rsidP="00E415EB">
            <w:pPr>
              <w:spacing w:line="240" w:lineRule="auto"/>
              <w:jc w:val="center"/>
            </w:pPr>
            <w:r w:rsidRPr="009E5C44">
              <w:t>dm</w:t>
            </w:r>
          </w:p>
        </w:tc>
        <w:tc>
          <w:tcPr>
            <w:tcW w:w="1241" w:type="dxa"/>
            <w:tcBorders>
              <w:top w:val="nil"/>
              <w:left w:val="single" w:sz="4" w:space="0" w:color="auto"/>
              <w:bottom w:val="nil"/>
            </w:tcBorders>
            <w:vAlign w:val="center"/>
          </w:tcPr>
          <w:p w14:paraId="0B058949"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E707B20" w14:textId="77777777" w:rsidR="00A70CAB" w:rsidRPr="009E5C44" w:rsidRDefault="00FC3A85" w:rsidP="00B75BF3">
            <w:pPr>
              <w:spacing w:line="240" w:lineRule="auto"/>
              <w:jc w:val="center"/>
            </w:pPr>
            <w:r>
              <w:t>20</w:t>
            </w:r>
            <w:r w:rsidR="00E872D1">
              <w:t>6</w:t>
            </w:r>
          </w:p>
        </w:tc>
      </w:tr>
      <w:tr w:rsidR="00A70CAB" w:rsidRPr="009E5C44" w14:paraId="480E9DDD" w14:textId="77777777" w:rsidTr="00FC3A85">
        <w:trPr>
          <w:trHeight w:val="429"/>
          <w:jc w:val="center"/>
        </w:trPr>
        <w:tc>
          <w:tcPr>
            <w:tcW w:w="1031" w:type="dxa"/>
            <w:tcBorders>
              <w:top w:val="nil"/>
              <w:bottom w:val="nil"/>
              <w:right w:val="single" w:sz="4" w:space="0" w:color="auto"/>
            </w:tcBorders>
            <w:vAlign w:val="center"/>
          </w:tcPr>
          <w:p w14:paraId="196C59A2" w14:textId="77777777" w:rsidR="00A70CAB" w:rsidRPr="009E5C44" w:rsidRDefault="00FC3A85" w:rsidP="00A70CAB">
            <w:pPr>
              <w:spacing w:line="240" w:lineRule="auto"/>
              <w:jc w:val="center"/>
            </w:pPr>
            <w:r>
              <w:t>73</w:t>
            </w:r>
          </w:p>
        </w:tc>
        <w:tc>
          <w:tcPr>
            <w:tcW w:w="3615" w:type="dxa"/>
            <w:tcBorders>
              <w:top w:val="nil"/>
              <w:bottom w:val="nil"/>
              <w:right w:val="single" w:sz="4" w:space="0" w:color="auto"/>
            </w:tcBorders>
            <w:vAlign w:val="center"/>
          </w:tcPr>
          <w:p w14:paraId="6CB751B9" w14:textId="77777777" w:rsidR="00A70CAB" w:rsidRPr="009E5C44" w:rsidRDefault="00A70CAB" w:rsidP="00E415EB">
            <w:pPr>
              <w:spacing w:line="240" w:lineRule="auto"/>
            </w:pPr>
            <w:r w:rsidRPr="009E5C44">
              <w:t>Weight Axle 20</w:t>
            </w:r>
          </w:p>
        </w:tc>
        <w:tc>
          <w:tcPr>
            <w:tcW w:w="979" w:type="dxa"/>
            <w:tcBorders>
              <w:left w:val="single" w:sz="4" w:space="0" w:color="auto"/>
              <w:right w:val="single" w:sz="4" w:space="0" w:color="auto"/>
            </w:tcBorders>
            <w:vAlign w:val="center"/>
          </w:tcPr>
          <w:p w14:paraId="4FC7170C" w14:textId="77777777" w:rsidR="00A70CAB" w:rsidRPr="009E5C44" w:rsidRDefault="00A70CAB" w:rsidP="00E415EB">
            <w:pPr>
              <w:spacing w:line="240" w:lineRule="auto"/>
              <w:jc w:val="center"/>
            </w:pPr>
            <w:r w:rsidRPr="009E5C44">
              <w:t>kg/100</w:t>
            </w:r>
          </w:p>
        </w:tc>
        <w:tc>
          <w:tcPr>
            <w:tcW w:w="1241" w:type="dxa"/>
            <w:tcBorders>
              <w:top w:val="nil"/>
              <w:left w:val="single" w:sz="4" w:space="0" w:color="auto"/>
              <w:bottom w:val="nil"/>
            </w:tcBorders>
            <w:vAlign w:val="center"/>
          </w:tcPr>
          <w:p w14:paraId="23CC167B" w14:textId="77777777" w:rsidR="00A70CAB" w:rsidRPr="009E5C44" w:rsidRDefault="00A70CAB" w:rsidP="00E415EB">
            <w:pPr>
              <w:spacing w:line="240" w:lineRule="auto"/>
              <w:jc w:val="center"/>
            </w:pPr>
            <w:r w:rsidRPr="009E5C44">
              <w:t>I3</w:t>
            </w:r>
          </w:p>
        </w:tc>
        <w:tc>
          <w:tcPr>
            <w:tcW w:w="1241" w:type="dxa"/>
            <w:tcBorders>
              <w:top w:val="nil"/>
              <w:left w:val="single" w:sz="4" w:space="0" w:color="auto"/>
              <w:bottom w:val="nil"/>
            </w:tcBorders>
            <w:vAlign w:val="center"/>
          </w:tcPr>
          <w:p w14:paraId="67872E78" w14:textId="77777777" w:rsidR="00A70CAB" w:rsidRPr="009E5C44" w:rsidRDefault="00FC3A85" w:rsidP="00B75BF3">
            <w:pPr>
              <w:spacing w:line="240" w:lineRule="auto"/>
              <w:jc w:val="center"/>
            </w:pPr>
            <w:r>
              <w:t>20</w:t>
            </w:r>
            <w:r w:rsidR="00E872D1">
              <w:t>9</w:t>
            </w:r>
          </w:p>
        </w:tc>
      </w:tr>
      <w:tr w:rsidR="00FC3A85" w:rsidRPr="009E5C44" w14:paraId="3470CC49" w14:textId="77777777" w:rsidTr="00FC3A85">
        <w:trPr>
          <w:trHeight w:val="429"/>
          <w:jc w:val="center"/>
        </w:trPr>
        <w:tc>
          <w:tcPr>
            <w:tcW w:w="1031" w:type="dxa"/>
            <w:tcBorders>
              <w:top w:val="nil"/>
              <w:bottom w:val="single" w:sz="4" w:space="0" w:color="auto"/>
              <w:right w:val="single" w:sz="4" w:space="0" w:color="auto"/>
            </w:tcBorders>
            <w:vAlign w:val="center"/>
          </w:tcPr>
          <w:p w14:paraId="73CB132E" w14:textId="77777777" w:rsidR="00FC3A85" w:rsidRDefault="00FC3A85" w:rsidP="00A70CAB">
            <w:pPr>
              <w:spacing w:line="240" w:lineRule="auto"/>
              <w:jc w:val="center"/>
            </w:pPr>
            <w:r>
              <w:t>74</w:t>
            </w:r>
          </w:p>
        </w:tc>
        <w:tc>
          <w:tcPr>
            <w:tcW w:w="3615" w:type="dxa"/>
            <w:tcBorders>
              <w:top w:val="nil"/>
              <w:bottom w:val="single" w:sz="4" w:space="0" w:color="auto"/>
              <w:right w:val="single" w:sz="4" w:space="0" w:color="auto"/>
            </w:tcBorders>
            <w:vAlign w:val="center"/>
          </w:tcPr>
          <w:p w14:paraId="50ABBB21" w14:textId="77777777" w:rsidR="00FC3A85" w:rsidRPr="009E5C44" w:rsidRDefault="00FC3A85" w:rsidP="00E415EB">
            <w:pPr>
              <w:spacing w:line="240" w:lineRule="auto"/>
            </w:pPr>
            <w:r>
              <w:t>Track Width Axle 20</w:t>
            </w:r>
          </w:p>
        </w:tc>
        <w:tc>
          <w:tcPr>
            <w:tcW w:w="979" w:type="dxa"/>
            <w:tcBorders>
              <w:left w:val="single" w:sz="4" w:space="0" w:color="auto"/>
              <w:right w:val="single" w:sz="4" w:space="0" w:color="auto"/>
            </w:tcBorders>
            <w:vAlign w:val="center"/>
          </w:tcPr>
          <w:p w14:paraId="6736BEB9" w14:textId="77777777" w:rsidR="00FC3A85" w:rsidRPr="009E5C44" w:rsidRDefault="00FC3A85" w:rsidP="00420E0E">
            <w:pPr>
              <w:spacing w:line="240" w:lineRule="auto"/>
              <w:jc w:val="center"/>
            </w:pPr>
            <w:r>
              <w:t>cm</w:t>
            </w:r>
          </w:p>
        </w:tc>
        <w:tc>
          <w:tcPr>
            <w:tcW w:w="1241" w:type="dxa"/>
            <w:tcBorders>
              <w:top w:val="nil"/>
              <w:left w:val="single" w:sz="4" w:space="0" w:color="auto"/>
              <w:bottom w:val="single" w:sz="4" w:space="0" w:color="auto"/>
            </w:tcBorders>
            <w:vAlign w:val="center"/>
          </w:tcPr>
          <w:p w14:paraId="3A3FA1F7" w14:textId="77777777" w:rsidR="00FC3A85" w:rsidRPr="009E5C44" w:rsidRDefault="00FC3A85" w:rsidP="00420E0E">
            <w:pPr>
              <w:spacing w:line="240" w:lineRule="auto"/>
              <w:jc w:val="center"/>
            </w:pPr>
            <w:r>
              <w:t>I3</w:t>
            </w:r>
          </w:p>
        </w:tc>
        <w:tc>
          <w:tcPr>
            <w:tcW w:w="1241" w:type="dxa"/>
            <w:tcBorders>
              <w:top w:val="nil"/>
              <w:left w:val="single" w:sz="4" w:space="0" w:color="auto"/>
              <w:bottom w:val="single" w:sz="4" w:space="0" w:color="auto"/>
            </w:tcBorders>
            <w:vAlign w:val="center"/>
          </w:tcPr>
          <w:p w14:paraId="363543A4" w14:textId="77777777" w:rsidR="00FC3A85" w:rsidRDefault="00E872D1" w:rsidP="00B75BF3">
            <w:pPr>
              <w:spacing w:line="240" w:lineRule="auto"/>
              <w:jc w:val="center"/>
            </w:pPr>
            <w:r>
              <w:t>212</w:t>
            </w:r>
          </w:p>
        </w:tc>
      </w:tr>
    </w:tbl>
    <w:p w14:paraId="6659E0F6" w14:textId="77777777" w:rsidR="00115181" w:rsidRDefault="00F044C0" w:rsidP="00280565">
      <w:pPr>
        <w:pStyle w:val="Heading2"/>
      </w:pPr>
      <w:r w:rsidRPr="009E5C44">
        <w:lastRenderedPageBreak/>
        <w:t xml:space="preserve"> </w:t>
      </w:r>
      <w:bookmarkStart w:id="84" w:name="_Toc343728242"/>
      <w:r w:rsidR="00115181" w:rsidRPr="009E5C44">
        <w:t xml:space="preserve">Appendix </w:t>
      </w:r>
      <w:r w:rsidR="0076170E">
        <w:t>2</w:t>
      </w:r>
      <w:r w:rsidR="00115181" w:rsidRPr="009E5C44">
        <w:t xml:space="preserve"> – References</w:t>
      </w:r>
      <w:bookmarkEnd w:id="84"/>
    </w:p>
    <w:p w14:paraId="21183268" w14:textId="77777777" w:rsidR="00193B9F" w:rsidRPr="00193B9F" w:rsidRDefault="00193B9F" w:rsidP="00193B9F">
      <w:pPr>
        <w:numPr>
          <w:ilvl w:val="0"/>
          <w:numId w:val="36"/>
        </w:numPr>
      </w:pPr>
      <w:proofErr w:type="spellStart"/>
      <w:r w:rsidRPr="00193B9F">
        <w:rPr>
          <w:rStyle w:val="Strong"/>
          <w:b w:val="0"/>
        </w:rPr>
        <w:t>Caprani</w:t>
      </w:r>
      <w:proofErr w:type="spellEnd"/>
      <w:r w:rsidRPr="00193B9F">
        <w:rPr>
          <w:rStyle w:val="Strong"/>
          <w:b w:val="0"/>
        </w:rPr>
        <w:t>, C.C.</w:t>
      </w:r>
      <w:r w:rsidRPr="00193B9F">
        <w:t xml:space="preserve"> (2005), </w:t>
      </w:r>
      <w:r w:rsidRPr="00193B9F">
        <w:rPr>
          <w:rStyle w:val="Emphasis"/>
        </w:rPr>
        <w:t>Probabilistic Analysis of Highway Bridge Traffic Loading</w:t>
      </w:r>
      <w:r w:rsidRPr="00193B9F">
        <w:t xml:space="preserve">, PhD Thesis, School of Architecture, Landscape and Civil Engineering, University College Dublin, Ireland. </w:t>
      </w:r>
      <w:hyperlink r:id="rId73" w:history="1">
        <w:r w:rsidRPr="00193B9F">
          <w:rPr>
            <w:rStyle w:val="Hyperlink"/>
          </w:rPr>
          <w:t>http://www.colincaprani.com/research/phd-dissertation/</w:t>
        </w:r>
      </w:hyperlink>
      <w:r w:rsidRPr="00193B9F">
        <w:t xml:space="preserve"> </w:t>
      </w:r>
    </w:p>
    <w:p w14:paraId="38528EFB" w14:textId="77777777" w:rsidR="00193B9F" w:rsidRPr="00193B9F" w:rsidRDefault="00193B9F" w:rsidP="00193B9F">
      <w:pPr>
        <w:numPr>
          <w:ilvl w:val="0"/>
          <w:numId w:val="36"/>
        </w:numPr>
      </w:pPr>
      <w:proofErr w:type="spellStart"/>
      <w:r w:rsidRPr="00193B9F">
        <w:rPr>
          <w:rStyle w:val="Strong"/>
          <w:b w:val="0"/>
        </w:rPr>
        <w:t>Caprani</w:t>
      </w:r>
      <w:proofErr w:type="spellEnd"/>
      <w:r w:rsidRPr="00193B9F">
        <w:rPr>
          <w:rStyle w:val="Strong"/>
          <w:b w:val="0"/>
        </w:rPr>
        <w:t>, C.C.</w:t>
      </w:r>
      <w:r w:rsidRPr="00193B9F">
        <w:t xml:space="preserve"> (2012), ‘Calibration of a congestion load model for highway bridges using traffic microsimulation’, </w:t>
      </w:r>
      <w:r w:rsidRPr="00193B9F">
        <w:rPr>
          <w:rStyle w:val="Emphasis"/>
        </w:rPr>
        <w:t>Structural Engineering International</w:t>
      </w:r>
      <w:r w:rsidRPr="00193B9F">
        <w:t>, 22(3), August, in print.</w:t>
      </w:r>
    </w:p>
    <w:p w14:paraId="52440CCC" w14:textId="77777777" w:rsidR="00193B9F" w:rsidRDefault="00562353" w:rsidP="00562353">
      <w:pPr>
        <w:numPr>
          <w:ilvl w:val="0"/>
          <w:numId w:val="36"/>
        </w:numPr>
        <w:rPr>
          <w:lang w:eastAsia="en-US"/>
        </w:rPr>
      </w:pPr>
      <w:proofErr w:type="spellStart"/>
      <w:r w:rsidRPr="00562353">
        <w:t>Caprani</w:t>
      </w:r>
      <w:proofErr w:type="spellEnd"/>
      <w:r w:rsidRPr="00562353">
        <w:t xml:space="preserve">, C.C., </w:t>
      </w:r>
      <w:proofErr w:type="spellStart"/>
      <w:r w:rsidRPr="00562353">
        <w:t>OBrien</w:t>
      </w:r>
      <w:proofErr w:type="spellEnd"/>
      <w:r w:rsidRPr="00562353">
        <w:t xml:space="preserve">, E.J. and McLachlan, G.J. (2008), ‘Characteristic traffic load effects from a mixture of loading events on short to medium span bridges’, </w:t>
      </w:r>
      <w:r w:rsidRPr="00562353">
        <w:rPr>
          <w:i/>
        </w:rPr>
        <w:t>Structural Safety</w:t>
      </w:r>
      <w:r w:rsidRPr="00562353">
        <w:t>, Vol. 30(5), September, pp. 394-404.</w:t>
      </w:r>
    </w:p>
    <w:p w14:paraId="17ABD13E" w14:textId="77777777" w:rsidR="00BB5C89" w:rsidRDefault="00000000" w:rsidP="00193B9F">
      <w:pPr>
        <w:ind w:left="360"/>
        <w:rPr>
          <w:lang w:eastAsia="en-US"/>
        </w:rPr>
      </w:pPr>
      <w:hyperlink r:id="rId74" w:tooltip="(266 hits)" w:history="1">
        <w:r w:rsidR="00562353">
          <w:rPr>
            <w:rStyle w:val="Hyperlink"/>
          </w:rPr>
          <w:t>10.1016/j.strusafe.2006.11.006</w:t>
        </w:r>
      </w:hyperlink>
    </w:p>
    <w:p w14:paraId="3586F6EA" w14:textId="77777777" w:rsidR="00193B9F" w:rsidRPr="00193B9F" w:rsidRDefault="00193B9F" w:rsidP="00193B9F">
      <w:pPr>
        <w:numPr>
          <w:ilvl w:val="0"/>
          <w:numId w:val="36"/>
        </w:numPr>
      </w:pPr>
      <w:r w:rsidRPr="00193B9F">
        <w:t xml:space="preserve">Grave, S.A.J. (2001), </w:t>
      </w:r>
      <w:r w:rsidRPr="00193B9F">
        <w:rPr>
          <w:i/>
        </w:rPr>
        <w:t>Modelling of Site-Specific Traffic Loading on Short to Medium Span Bridges</w:t>
      </w:r>
      <w:r w:rsidRPr="00193B9F">
        <w:t>, Ph.D. Thesis, Department of Civil Engineering, Trinity College Dublin.</w:t>
      </w:r>
    </w:p>
    <w:p w14:paraId="15BB3C1D" w14:textId="77777777" w:rsidR="00193B9F" w:rsidRPr="00193B9F" w:rsidRDefault="00193B9F" w:rsidP="00193B9F">
      <w:pPr>
        <w:numPr>
          <w:ilvl w:val="0"/>
          <w:numId w:val="36"/>
        </w:numPr>
      </w:pPr>
      <w:proofErr w:type="spellStart"/>
      <w:r w:rsidRPr="00193B9F">
        <w:t>OBrien</w:t>
      </w:r>
      <w:proofErr w:type="spellEnd"/>
      <w:r w:rsidRPr="00193B9F">
        <w:t xml:space="preserve">, E.J. and </w:t>
      </w:r>
      <w:proofErr w:type="spellStart"/>
      <w:r w:rsidRPr="00193B9F">
        <w:rPr>
          <w:rStyle w:val="Strong"/>
          <w:b w:val="0"/>
        </w:rPr>
        <w:t>Caprani</w:t>
      </w:r>
      <w:proofErr w:type="spellEnd"/>
      <w:r w:rsidRPr="00193B9F">
        <w:rPr>
          <w:rStyle w:val="Strong"/>
          <w:b w:val="0"/>
        </w:rPr>
        <w:t>, C.C.</w:t>
      </w:r>
      <w:r w:rsidRPr="00193B9F">
        <w:rPr>
          <w:rStyle w:val="Emphasis"/>
        </w:rPr>
        <w:t xml:space="preserve"> </w:t>
      </w:r>
      <w:r w:rsidRPr="00193B9F">
        <w:t xml:space="preserve">(2005), ‘Headway modelling for traffic load assessment of short- to medium-span bridges’, </w:t>
      </w:r>
      <w:r w:rsidRPr="00193B9F">
        <w:rPr>
          <w:rStyle w:val="Emphasis"/>
        </w:rPr>
        <w:t>The Structural Engineer</w:t>
      </w:r>
      <w:r w:rsidRPr="00193B9F">
        <w:t>, Vol 83, No. 16, August, pp. 33-36.</w:t>
      </w:r>
    </w:p>
    <w:p w14:paraId="4AFDD47D" w14:textId="77777777" w:rsidR="00193B9F" w:rsidRPr="00193B9F" w:rsidRDefault="00000000" w:rsidP="00193B9F">
      <w:pPr>
        <w:ind w:left="360"/>
      </w:pPr>
      <w:hyperlink r:id="rId75" w:tooltip="link (113 hits)" w:history="1">
        <w:r w:rsidR="00193B9F" w:rsidRPr="00193B9F">
          <w:rPr>
            <w:rStyle w:val="Hyperlink"/>
          </w:rPr>
          <w:t>http://www.istructe.org/thestructuralengineer/HC/Abstract.asp?PID=5494</w:t>
        </w:r>
      </w:hyperlink>
    </w:p>
    <w:p w14:paraId="06CDA2D8" w14:textId="77777777" w:rsidR="00193B9F" w:rsidRPr="00193B9F" w:rsidRDefault="00193B9F" w:rsidP="00193B9F">
      <w:pPr>
        <w:rPr>
          <w:lang w:eastAsia="en-US"/>
        </w:rPr>
      </w:pPr>
    </w:p>
    <w:sectPr w:rsidR="00193B9F" w:rsidRPr="00193B9F" w:rsidSect="00DF2F57">
      <w:headerReference w:type="default" r:id="rId76"/>
      <w:footerReference w:type="even" r:id="rId77"/>
      <w:footerReference w:type="default" r:id="rId78"/>
      <w:pgSz w:w="11907" w:h="16840" w:code="9"/>
      <w:pgMar w:top="1523" w:right="1134" w:bottom="1418" w:left="1134" w:header="567"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DF927" w14:textId="77777777" w:rsidR="00327C8A" w:rsidRDefault="00327C8A">
      <w:r>
        <w:separator/>
      </w:r>
    </w:p>
  </w:endnote>
  <w:endnote w:type="continuationSeparator" w:id="0">
    <w:p w14:paraId="551E081B" w14:textId="77777777" w:rsidR="00327C8A" w:rsidRDefault="00327C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Euclid">
    <w:altName w:val="Cambria"/>
    <w:panose1 w:val="020B0604020202020204"/>
    <w:charset w:val="00"/>
    <w:family w:val="roman"/>
    <w:pitch w:val="variable"/>
    <w:sig w:usb0="8000002F" w:usb1="0000000A"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BE733" w14:textId="77777777" w:rsidR="004F029B" w:rsidRDefault="004F029B" w:rsidP="00F665C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C6182B1" w14:textId="77777777" w:rsidR="004F029B" w:rsidRDefault="004F029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75C98" w14:textId="77777777" w:rsidR="004F029B" w:rsidRPr="00262071" w:rsidRDefault="00276BF2" w:rsidP="00276BF2">
    <w:pPr>
      <w:pStyle w:val="Footer"/>
      <w:pBdr>
        <w:top w:val="thickThinSmallGap" w:sz="24" w:space="1" w:color="auto"/>
      </w:pBdr>
      <w:tabs>
        <w:tab w:val="clear" w:pos="8640"/>
        <w:tab w:val="right" w:pos="9639"/>
      </w:tabs>
      <w:jc w:val="right"/>
      <w:rPr>
        <w:i/>
      </w:rPr>
    </w:pPr>
    <w:r w:rsidRPr="00276BF2">
      <w:rPr>
        <w:i/>
      </w:rPr>
      <w:fldChar w:fldCharType="begin"/>
    </w:r>
    <w:r w:rsidRPr="00276BF2">
      <w:rPr>
        <w:i/>
      </w:rPr>
      <w:instrText xml:space="preserve"> PAGE   \* MERGEFORMAT </w:instrText>
    </w:r>
    <w:r w:rsidRPr="00276BF2">
      <w:rPr>
        <w:i/>
      </w:rPr>
      <w:fldChar w:fldCharType="separate"/>
    </w:r>
    <w:r w:rsidR="000A4F35">
      <w:rPr>
        <w:i/>
        <w:noProof/>
      </w:rPr>
      <w:t>22</w:t>
    </w:r>
    <w:r w:rsidRPr="00276BF2">
      <w:rPr>
        <w:i/>
        <w:noProof/>
      </w:rPr>
      <w:fldChar w:fldCharType="end"/>
    </w:r>
    <w:r>
      <w:rPr>
        <w:i/>
      </w:rPr>
      <w:tab/>
    </w:r>
    <w:r w:rsidR="004F029B">
      <w:rPr>
        <w:i/>
      </w:rPr>
      <w:t xml:space="preserve">© Colin </w:t>
    </w:r>
    <w:proofErr w:type="spellStart"/>
    <w:r w:rsidR="004F029B">
      <w:rPr>
        <w:i/>
      </w:rPr>
      <w:t>Caprani</w:t>
    </w:r>
    <w:proofErr w:type="spellEnd"/>
    <w:r w:rsidR="004F029B">
      <w:rPr>
        <w:i/>
      </w:rPr>
      <w:t xml:space="preserve"> 2012</w:t>
    </w:r>
    <w:r>
      <w:rPr>
        <w:i/>
      </w:rPr>
      <w:t>-9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2717A1" w14:textId="77777777" w:rsidR="00327C8A" w:rsidRDefault="00327C8A">
      <w:r>
        <w:separator/>
      </w:r>
    </w:p>
  </w:footnote>
  <w:footnote w:type="continuationSeparator" w:id="0">
    <w:p w14:paraId="4545CEC4" w14:textId="77777777" w:rsidR="00327C8A" w:rsidRDefault="00327C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83A1EE" w14:textId="77777777" w:rsidR="004F029B" w:rsidRPr="00BC4345" w:rsidRDefault="004F029B" w:rsidP="00D5251B">
    <w:pPr>
      <w:pStyle w:val="Header"/>
      <w:pBdr>
        <w:bottom w:val="thinThickSmallGap" w:sz="24" w:space="1" w:color="auto"/>
      </w:pBdr>
      <w:tabs>
        <w:tab w:val="clear" w:pos="8640"/>
        <w:tab w:val="right" w:pos="9639"/>
      </w:tabs>
      <w:rPr>
        <w:lang w:val="en-GB"/>
      </w:rPr>
    </w:pPr>
    <w:proofErr w:type="spellStart"/>
    <w:r>
      <w:rPr>
        <w:rFonts w:ascii="Courier New" w:hAnsi="Courier New" w:cs="Courier New"/>
        <w:lang w:val="en-GB"/>
      </w:rPr>
      <w:t>BridgeTrafficLoadSim</w:t>
    </w:r>
    <w:proofErr w:type="spellEnd"/>
    <w:r w:rsidR="00544B2C">
      <w:rPr>
        <w:lang w:val="en-GB"/>
      </w:rPr>
      <w:t xml:space="preserve"> (v1.2</w:t>
    </w:r>
    <w:r w:rsidR="009311EB">
      <w:rPr>
        <w:lang w:val="en-GB"/>
      </w:rPr>
      <w:t>.</w:t>
    </w:r>
    <w:r w:rsidR="00F06AB0">
      <w:rPr>
        <w:lang w:val="en-GB"/>
      </w:rPr>
      <w:t>3</w:t>
    </w:r>
    <w:r>
      <w:rPr>
        <w:lang w:val="en-GB"/>
      </w:rPr>
      <w:t>)</w:t>
    </w:r>
    <w:r>
      <w:rPr>
        <w:lang w:val="en-GB"/>
      </w:rPr>
      <w:tab/>
    </w:r>
    <w:r>
      <w:rPr>
        <w:lang w:val="en-GB"/>
      </w:rPr>
      <w:tab/>
      <w:t>User Manual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E45B00"/>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44746C3"/>
    <w:multiLevelType w:val="hybridMultilevel"/>
    <w:tmpl w:val="EB2CA4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8351576"/>
    <w:multiLevelType w:val="hybridMultilevel"/>
    <w:tmpl w:val="FBA463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1EC4FA6"/>
    <w:multiLevelType w:val="hybridMultilevel"/>
    <w:tmpl w:val="D8EEA190"/>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2BD04AE"/>
    <w:multiLevelType w:val="hybridMultilevel"/>
    <w:tmpl w:val="936618B6"/>
    <w:lvl w:ilvl="0" w:tplc="18090001">
      <w:start w:val="1"/>
      <w:numFmt w:val="bullet"/>
      <w:lvlText w:val=""/>
      <w:lvlJc w:val="left"/>
      <w:pPr>
        <w:ind w:left="360" w:hanging="360"/>
      </w:pPr>
      <w:rPr>
        <w:rFonts w:ascii="Symbol" w:hAnsi="Symbol" w:hint="default"/>
      </w:rPr>
    </w:lvl>
    <w:lvl w:ilvl="1" w:tplc="18090003">
      <w:start w:val="1"/>
      <w:numFmt w:val="bullet"/>
      <w:lvlText w:val="o"/>
      <w:lvlJc w:val="left"/>
      <w:pPr>
        <w:ind w:left="1080" w:hanging="360"/>
      </w:pPr>
      <w:rPr>
        <w:rFonts w:ascii="Courier New" w:hAnsi="Courier New" w:cs="Courier New" w:hint="default"/>
      </w:rPr>
    </w:lvl>
    <w:lvl w:ilvl="2" w:tplc="18090005">
      <w:start w:val="1"/>
      <w:numFmt w:val="bullet"/>
      <w:lvlText w:val=""/>
      <w:lvlJc w:val="left"/>
      <w:pPr>
        <w:ind w:left="1800" w:hanging="360"/>
      </w:pPr>
      <w:rPr>
        <w:rFonts w:ascii="Wingdings" w:hAnsi="Wingdings" w:hint="default"/>
      </w:rPr>
    </w:lvl>
    <w:lvl w:ilvl="3" w:tplc="1809000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5" w15:restartNumberingAfterBreak="0">
    <w:nsid w:val="14275BA2"/>
    <w:multiLevelType w:val="hybridMultilevel"/>
    <w:tmpl w:val="1E3685D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A7B146B"/>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20DE17A7"/>
    <w:multiLevelType w:val="hybridMultilevel"/>
    <w:tmpl w:val="4740E998"/>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33445F7"/>
    <w:multiLevelType w:val="hybridMultilevel"/>
    <w:tmpl w:val="9C2E414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B2F6493"/>
    <w:multiLevelType w:val="hybridMultilevel"/>
    <w:tmpl w:val="2BB2C1FA"/>
    <w:lvl w:ilvl="0" w:tplc="40A44DD6">
      <w:start w:val="1"/>
      <w:numFmt w:val="bullet"/>
      <w:lvlText w:val=""/>
      <w:lvlJc w:val="left"/>
      <w:pPr>
        <w:tabs>
          <w:tab w:val="num" w:pos="720"/>
        </w:tabs>
        <w:ind w:left="720" w:hanging="360"/>
      </w:pPr>
      <w:rPr>
        <w:rFonts w:ascii="Symbol" w:hAnsi="Symbol" w:hint="default"/>
      </w:rPr>
    </w:lvl>
    <w:lvl w:ilvl="1" w:tplc="716A80AC" w:tentative="1">
      <w:start w:val="1"/>
      <w:numFmt w:val="bullet"/>
      <w:lvlText w:val="o"/>
      <w:lvlJc w:val="left"/>
      <w:pPr>
        <w:tabs>
          <w:tab w:val="num" w:pos="1440"/>
        </w:tabs>
        <w:ind w:left="1440" w:hanging="360"/>
      </w:pPr>
      <w:rPr>
        <w:rFonts w:ascii="Courier New" w:hAnsi="Courier New" w:cs="Courier New" w:hint="default"/>
      </w:rPr>
    </w:lvl>
    <w:lvl w:ilvl="2" w:tplc="C3A87878" w:tentative="1">
      <w:start w:val="1"/>
      <w:numFmt w:val="bullet"/>
      <w:lvlText w:val=""/>
      <w:lvlJc w:val="left"/>
      <w:pPr>
        <w:tabs>
          <w:tab w:val="num" w:pos="2160"/>
        </w:tabs>
        <w:ind w:left="2160" w:hanging="360"/>
      </w:pPr>
      <w:rPr>
        <w:rFonts w:ascii="Wingdings" w:hAnsi="Wingdings" w:hint="default"/>
      </w:rPr>
    </w:lvl>
    <w:lvl w:ilvl="3" w:tplc="39668B1A" w:tentative="1">
      <w:start w:val="1"/>
      <w:numFmt w:val="bullet"/>
      <w:lvlText w:val=""/>
      <w:lvlJc w:val="left"/>
      <w:pPr>
        <w:tabs>
          <w:tab w:val="num" w:pos="2880"/>
        </w:tabs>
        <w:ind w:left="2880" w:hanging="360"/>
      </w:pPr>
      <w:rPr>
        <w:rFonts w:ascii="Symbol" w:hAnsi="Symbol" w:hint="default"/>
      </w:rPr>
    </w:lvl>
    <w:lvl w:ilvl="4" w:tplc="D4264920" w:tentative="1">
      <w:start w:val="1"/>
      <w:numFmt w:val="bullet"/>
      <w:lvlText w:val="o"/>
      <w:lvlJc w:val="left"/>
      <w:pPr>
        <w:tabs>
          <w:tab w:val="num" w:pos="3600"/>
        </w:tabs>
        <w:ind w:left="3600" w:hanging="360"/>
      </w:pPr>
      <w:rPr>
        <w:rFonts w:ascii="Courier New" w:hAnsi="Courier New" w:cs="Courier New" w:hint="default"/>
      </w:rPr>
    </w:lvl>
    <w:lvl w:ilvl="5" w:tplc="CA060648" w:tentative="1">
      <w:start w:val="1"/>
      <w:numFmt w:val="bullet"/>
      <w:lvlText w:val=""/>
      <w:lvlJc w:val="left"/>
      <w:pPr>
        <w:tabs>
          <w:tab w:val="num" w:pos="4320"/>
        </w:tabs>
        <w:ind w:left="4320" w:hanging="360"/>
      </w:pPr>
      <w:rPr>
        <w:rFonts w:ascii="Wingdings" w:hAnsi="Wingdings" w:hint="default"/>
      </w:rPr>
    </w:lvl>
    <w:lvl w:ilvl="6" w:tplc="64523554" w:tentative="1">
      <w:start w:val="1"/>
      <w:numFmt w:val="bullet"/>
      <w:lvlText w:val=""/>
      <w:lvlJc w:val="left"/>
      <w:pPr>
        <w:tabs>
          <w:tab w:val="num" w:pos="5040"/>
        </w:tabs>
        <w:ind w:left="5040" w:hanging="360"/>
      </w:pPr>
      <w:rPr>
        <w:rFonts w:ascii="Symbol" w:hAnsi="Symbol" w:hint="default"/>
      </w:rPr>
    </w:lvl>
    <w:lvl w:ilvl="7" w:tplc="667ACCDE" w:tentative="1">
      <w:start w:val="1"/>
      <w:numFmt w:val="bullet"/>
      <w:lvlText w:val="o"/>
      <w:lvlJc w:val="left"/>
      <w:pPr>
        <w:tabs>
          <w:tab w:val="num" w:pos="5760"/>
        </w:tabs>
        <w:ind w:left="5760" w:hanging="360"/>
      </w:pPr>
      <w:rPr>
        <w:rFonts w:ascii="Courier New" w:hAnsi="Courier New" w:cs="Courier New" w:hint="default"/>
      </w:rPr>
    </w:lvl>
    <w:lvl w:ilvl="8" w:tplc="18944882"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0E168C3"/>
    <w:multiLevelType w:val="hybridMultilevel"/>
    <w:tmpl w:val="80362A64"/>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4DF005B"/>
    <w:multiLevelType w:val="hybridMultilevel"/>
    <w:tmpl w:val="C21C1E86"/>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2" w15:restartNumberingAfterBreak="0">
    <w:nsid w:val="3A21362C"/>
    <w:multiLevelType w:val="hybridMultilevel"/>
    <w:tmpl w:val="CB1EF7F4"/>
    <w:lvl w:ilvl="0" w:tplc="18090001">
      <w:start w:val="1"/>
      <w:numFmt w:val="bullet"/>
      <w:lvlText w:val=""/>
      <w:lvlJc w:val="left"/>
      <w:pPr>
        <w:ind w:left="797" w:hanging="360"/>
      </w:pPr>
      <w:rPr>
        <w:rFonts w:ascii="Symbol" w:hAnsi="Symbol" w:hint="default"/>
      </w:rPr>
    </w:lvl>
    <w:lvl w:ilvl="1" w:tplc="18090003" w:tentative="1">
      <w:start w:val="1"/>
      <w:numFmt w:val="bullet"/>
      <w:lvlText w:val="o"/>
      <w:lvlJc w:val="left"/>
      <w:pPr>
        <w:ind w:left="1517" w:hanging="360"/>
      </w:pPr>
      <w:rPr>
        <w:rFonts w:ascii="Courier New" w:hAnsi="Courier New" w:cs="Courier New" w:hint="default"/>
      </w:rPr>
    </w:lvl>
    <w:lvl w:ilvl="2" w:tplc="18090005" w:tentative="1">
      <w:start w:val="1"/>
      <w:numFmt w:val="bullet"/>
      <w:lvlText w:val=""/>
      <w:lvlJc w:val="left"/>
      <w:pPr>
        <w:ind w:left="2237" w:hanging="360"/>
      </w:pPr>
      <w:rPr>
        <w:rFonts w:ascii="Wingdings" w:hAnsi="Wingdings" w:hint="default"/>
      </w:rPr>
    </w:lvl>
    <w:lvl w:ilvl="3" w:tplc="18090001" w:tentative="1">
      <w:start w:val="1"/>
      <w:numFmt w:val="bullet"/>
      <w:lvlText w:val=""/>
      <w:lvlJc w:val="left"/>
      <w:pPr>
        <w:ind w:left="2957" w:hanging="360"/>
      </w:pPr>
      <w:rPr>
        <w:rFonts w:ascii="Symbol" w:hAnsi="Symbol" w:hint="default"/>
      </w:rPr>
    </w:lvl>
    <w:lvl w:ilvl="4" w:tplc="18090003" w:tentative="1">
      <w:start w:val="1"/>
      <w:numFmt w:val="bullet"/>
      <w:lvlText w:val="o"/>
      <w:lvlJc w:val="left"/>
      <w:pPr>
        <w:ind w:left="3677" w:hanging="360"/>
      </w:pPr>
      <w:rPr>
        <w:rFonts w:ascii="Courier New" w:hAnsi="Courier New" w:cs="Courier New" w:hint="default"/>
      </w:rPr>
    </w:lvl>
    <w:lvl w:ilvl="5" w:tplc="18090005" w:tentative="1">
      <w:start w:val="1"/>
      <w:numFmt w:val="bullet"/>
      <w:lvlText w:val=""/>
      <w:lvlJc w:val="left"/>
      <w:pPr>
        <w:ind w:left="4397" w:hanging="360"/>
      </w:pPr>
      <w:rPr>
        <w:rFonts w:ascii="Wingdings" w:hAnsi="Wingdings" w:hint="default"/>
      </w:rPr>
    </w:lvl>
    <w:lvl w:ilvl="6" w:tplc="18090001" w:tentative="1">
      <w:start w:val="1"/>
      <w:numFmt w:val="bullet"/>
      <w:lvlText w:val=""/>
      <w:lvlJc w:val="left"/>
      <w:pPr>
        <w:ind w:left="5117" w:hanging="360"/>
      </w:pPr>
      <w:rPr>
        <w:rFonts w:ascii="Symbol" w:hAnsi="Symbol" w:hint="default"/>
      </w:rPr>
    </w:lvl>
    <w:lvl w:ilvl="7" w:tplc="18090003" w:tentative="1">
      <w:start w:val="1"/>
      <w:numFmt w:val="bullet"/>
      <w:lvlText w:val="o"/>
      <w:lvlJc w:val="left"/>
      <w:pPr>
        <w:ind w:left="5837" w:hanging="360"/>
      </w:pPr>
      <w:rPr>
        <w:rFonts w:ascii="Courier New" w:hAnsi="Courier New" w:cs="Courier New" w:hint="default"/>
      </w:rPr>
    </w:lvl>
    <w:lvl w:ilvl="8" w:tplc="18090005" w:tentative="1">
      <w:start w:val="1"/>
      <w:numFmt w:val="bullet"/>
      <w:lvlText w:val=""/>
      <w:lvlJc w:val="left"/>
      <w:pPr>
        <w:ind w:left="6557" w:hanging="360"/>
      </w:pPr>
      <w:rPr>
        <w:rFonts w:ascii="Wingdings" w:hAnsi="Wingdings" w:hint="default"/>
      </w:rPr>
    </w:lvl>
  </w:abstractNum>
  <w:abstractNum w:abstractNumId="13" w15:restartNumberingAfterBreak="0">
    <w:nsid w:val="3AAC2988"/>
    <w:multiLevelType w:val="hybridMultilevel"/>
    <w:tmpl w:val="4C222C34"/>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4" w15:restartNumberingAfterBreak="0">
    <w:nsid w:val="3E4F0F2F"/>
    <w:multiLevelType w:val="hybridMultilevel"/>
    <w:tmpl w:val="18E45E5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41477977"/>
    <w:multiLevelType w:val="hybridMultilevel"/>
    <w:tmpl w:val="1C0AF9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1C61C79"/>
    <w:multiLevelType w:val="hybridMultilevel"/>
    <w:tmpl w:val="E4122528"/>
    <w:lvl w:ilvl="0" w:tplc="C7F0F5F2">
      <w:start w:val="1"/>
      <w:numFmt w:val="decimal"/>
      <w:lvlText w:val="%1."/>
      <w:lvlJc w:val="left"/>
      <w:pPr>
        <w:tabs>
          <w:tab w:val="num" w:pos="720"/>
        </w:tabs>
        <w:ind w:left="720" w:hanging="360"/>
      </w:pPr>
    </w:lvl>
    <w:lvl w:ilvl="1" w:tplc="08090003">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7" w15:restartNumberingAfterBreak="0">
    <w:nsid w:val="41E078A2"/>
    <w:multiLevelType w:val="hybridMultilevel"/>
    <w:tmpl w:val="8836DFFE"/>
    <w:lvl w:ilvl="0" w:tplc="0409000F">
      <w:start w:val="1"/>
      <w:numFmt w:val="decimal"/>
      <w:lvlText w:val="[%1]"/>
      <w:lvlJc w:val="left"/>
      <w:pPr>
        <w:tabs>
          <w:tab w:val="num" w:pos="680"/>
        </w:tabs>
        <w:ind w:left="680" w:hanging="6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2376CD0"/>
    <w:multiLevelType w:val="hybridMultilevel"/>
    <w:tmpl w:val="8C0E9F1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44762E94"/>
    <w:multiLevelType w:val="multilevel"/>
    <w:tmpl w:val="936C33C2"/>
    <w:lvl w:ilvl="0">
      <w:start w:val="1"/>
      <w:numFmt w:val="decimal"/>
      <w:pStyle w:val="StyleHeading1Linespacing15lines"/>
      <w:lvlText w:val="%1."/>
      <w:lvlJc w:val="left"/>
      <w:pPr>
        <w:tabs>
          <w:tab w:val="num" w:pos="567"/>
        </w:tabs>
        <w:ind w:left="0" w:firstLine="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abstractNum w:abstractNumId="20" w15:restartNumberingAfterBreak="0">
    <w:nsid w:val="479E34F1"/>
    <w:multiLevelType w:val="hybridMultilevel"/>
    <w:tmpl w:val="0106A23A"/>
    <w:lvl w:ilvl="0" w:tplc="FD24E22E">
      <w:start w:val="1"/>
      <w:numFmt w:val="bullet"/>
      <w:lvlText w:val=""/>
      <w:lvlJc w:val="left"/>
      <w:pPr>
        <w:tabs>
          <w:tab w:val="num" w:pos="567"/>
        </w:tabs>
        <w:ind w:left="567" w:hanging="567"/>
      </w:pPr>
      <w:rPr>
        <w:rFonts w:ascii="Symbol" w:hAnsi="Symbol" w:hint="default"/>
      </w:rPr>
    </w:lvl>
    <w:lvl w:ilvl="1" w:tplc="BA18A8DE" w:tentative="1">
      <w:start w:val="1"/>
      <w:numFmt w:val="bullet"/>
      <w:lvlText w:val="o"/>
      <w:lvlJc w:val="left"/>
      <w:pPr>
        <w:tabs>
          <w:tab w:val="num" w:pos="1440"/>
        </w:tabs>
        <w:ind w:left="1440" w:hanging="360"/>
      </w:pPr>
      <w:rPr>
        <w:rFonts w:ascii="Courier New" w:hAnsi="Courier New" w:cs="Courier New" w:hint="default"/>
      </w:rPr>
    </w:lvl>
    <w:lvl w:ilvl="2" w:tplc="F6C21002" w:tentative="1">
      <w:start w:val="1"/>
      <w:numFmt w:val="bullet"/>
      <w:lvlText w:val=""/>
      <w:lvlJc w:val="left"/>
      <w:pPr>
        <w:tabs>
          <w:tab w:val="num" w:pos="2160"/>
        </w:tabs>
        <w:ind w:left="2160" w:hanging="360"/>
      </w:pPr>
      <w:rPr>
        <w:rFonts w:ascii="Wingdings" w:hAnsi="Wingdings" w:hint="default"/>
      </w:rPr>
    </w:lvl>
    <w:lvl w:ilvl="3" w:tplc="A4467F16" w:tentative="1">
      <w:start w:val="1"/>
      <w:numFmt w:val="bullet"/>
      <w:lvlText w:val=""/>
      <w:lvlJc w:val="left"/>
      <w:pPr>
        <w:tabs>
          <w:tab w:val="num" w:pos="2880"/>
        </w:tabs>
        <w:ind w:left="2880" w:hanging="360"/>
      </w:pPr>
      <w:rPr>
        <w:rFonts w:ascii="Symbol" w:hAnsi="Symbol" w:hint="default"/>
      </w:rPr>
    </w:lvl>
    <w:lvl w:ilvl="4" w:tplc="D408D6D0" w:tentative="1">
      <w:start w:val="1"/>
      <w:numFmt w:val="bullet"/>
      <w:lvlText w:val="o"/>
      <w:lvlJc w:val="left"/>
      <w:pPr>
        <w:tabs>
          <w:tab w:val="num" w:pos="3600"/>
        </w:tabs>
        <w:ind w:left="3600" w:hanging="360"/>
      </w:pPr>
      <w:rPr>
        <w:rFonts w:ascii="Courier New" w:hAnsi="Courier New" w:cs="Courier New" w:hint="default"/>
      </w:rPr>
    </w:lvl>
    <w:lvl w:ilvl="5" w:tplc="68C2589C" w:tentative="1">
      <w:start w:val="1"/>
      <w:numFmt w:val="bullet"/>
      <w:lvlText w:val=""/>
      <w:lvlJc w:val="left"/>
      <w:pPr>
        <w:tabs>
          <w:tab w:val="num" w:pos="4320"/>
        </w:tabs>
        <w:ind w:left="4320" w:hanging="360"/>
      </w:pPr>
      <w:rPr>
        <w:rFonts w:ascii="Wingdings" w:hAnsi="Wingdings" w:hint="default"/>
      </w:rPr>
    </w:lvl>
    <w:lvl w:ilvl="6" w:tplc="CE7C0142" w:tentative="1">
      <w:start w:val="1"/>
      <w:numFmt w:val="bullet"/>
      <w:lvlText w:val=""/>
      <w:lvlJc w:val="left"/>
      <w:pPr>
        <w:tabs>
          <w:tab w:val="num" w:pos="5040"/>
        </w:tabs>
        <w:ind w:left="5040" w:hanging="360"/>
      </w:pPr>
      <w:rPr>
        <w:rFonts w:ascii="Symbol" w:hAnsi="Symbol" w:hint="default"/>
      </w:rPr>
    </w:lvl>
    <w:lvl w:ilvl="7" w:tplc="90B299BA" w:tentative="1">
      <w:start w:val="1"/>
      <w:numFmt w:val="bullet"/>
      <w:lvlText w:val="o"/>
      <w:lvlJc w:val="left"/>
      <w:pPr>
        <w:tabs>
          <w:tab w:val="num" w:pos="5760"/>
        </w:tabs>
        <w:ind w:left="5760" w:hanging="360"/>
      </w:pPr>
      <w:rPr>
        <w:rFonts w:ascii="Courier New" w:hAnsi="Courier New" w:cs="Courier New" w:hint="default"/>
      </w:rPr>
    </w:lvl>
    <w:lvl w:ilvl="8" w:tplc="EE68B44E"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702764"/>
    <w:multiLevelType w:val="hybridMultilevel"/>
    <w:tmpl w:val="AB5A057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2" w15:restartNumberingAfterBreak="0">
    <w:nsid w:val="4C9F2AD0"/>
    <w:multiLevelType w:val="hybridMultilevel"/>
    <w:tmpl w:val="72CEED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3" w15:restartNumberingAfterBreak="0">
    <w:nsid w:val="4FDD1FED"/>
    <w:multiLevelType w:val="hybridMultilevel"/>
    <w:tmpl w:val="FC2E078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4FE37EBE"/>
    <w:multiLevelType w:val="multilevel"/>
    <w:tmpl w:val="ECCE35BA"/>
    <w:styleLink w:val="StyleBulleted"/>
    <w:lvl w:ilvl="0">
      <w:start w:val="1"/>
      <w:numFmt w:val="bullet"/>
      <w:lvlText w:val=""/>
      <w:lvlJc w:val="left"/>
      <w:pPr>
        <w:tabs>
          <w:tab w:val="num" w:pos="720"/>
        </w:tabs>
        <w:ind w:left="720" w:hanging="360"/>
      </w:pPr>
      <w:rPr>
        <w:rFonts w:ascii="Symbol" w:hAnsi="Symbol"/>
        <w:sz w:val="24"/>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04A716D"/>
    <w:multiLevelType w:val="hybridMultilevel"/>
    <w:tmpl w:val="64E63838"/>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075F7F"/>
    <w:multiLevelType w:val="hybridMultilevel"/>
    <w:tmpl w:val="C01A5EB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5776118C"/>
    <w:multiLevelType w:val="hybridMultilevel"/>
    <w:tmpl w:val="C13A532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8" w15:restartNumberingAfterBreak="0">
    <w:nsid w:val="5B1B5E43"/>
    <w:multiLevelType w:val="hybridMultilevel"/>
    <w:tmpl w:val="5878693A"/>
    <w:lvl w:ilvl="0" w:tplc="A880E856">
      <w:start w:val="1"/>
      <w:numFmt w:val="decimal"/>
      <w:lvlText w:val="%1."/>
      <w:lvlJc w:val="left"/>
      <w:pPr>
        <w:tabs>
          <w:tab w:val="num" w:pos="720"/>
        </w:tabs>
        <w:ind w:left="720" w:hanging="360"/>
      </w:pPr>
    </w:lvl>
    <w:lvl w:ilvl="1" w:tplc="CF4AF8DC" w:tentative="1">
      <w:start w:val="1"/>
      <w:numFmt w:val="lowerLetter"/>
      <w:lvlText w:val="%2."/>
      <w:lvlJc w:val="left"/>
      <w:pPr>
        <w:tabs>
          <w:tab w:val="num" w:pos="1440"/>
        </w:tabs>
        <w:ind w:left="1440" w:hanging="360"/>
      </w:pPr>
    </w:lvl>
    <w:lvl w:ilvl="2" w:tplc="AC8E5644" w:tentative="1">
      <w:start w:val="1"/>
      <w:numFmt w:val="lowerRoman"/>
      <w:lvlText w:val="%3."/>
      <w:lvlJc w:val="right"/>
      <w:pPr>
        <w:tabs>
          <w:tab w:val="num" w:pos="2160"/>
        </w:tabs>
        <w:ind w:left="2160" w:hanging="180"/>
      </w:pPr>
    </w:lvl>
    <w:lvl w:ilvl="3" w:tplc="D9FC37E6" w:tentative="1">
      <w:start w:val="1"/>
      <w:numFmt w:val="decimal"/>
      <w:lvlText w:val="%4."/>
      <w:lvlJc w:val="left"/>
      <w:pPr>
        <w:tabs>
          <w:tab w:val="num" w:pos="2880"/>
        </w:tabs>
        <w:ind w:left="2880" w:hanging="360"/>
      </w:pPr>
    </w:lvl>
    <w:lvl w:ilvl="4" w:tplc="F6E8A4A0" w:tentative="1">
      <w:start w:val="1"/>
      <w:numFmt w:val="lowerLetter"/>
      <w:lvlText w:val="%5."/>
      <w:lvlJc w:val="left"/>
      <w:pPr>
        <w:tabs>
          <w:tab w:val="num" w:pos="3600"/>
        </w:tabs>
        <w:ind w:left="3600" w:hanging="360"/>
      </w:pPr>
    </w:lvl>
    <w:lvl w:ilvl="5" w:tplc="3D543118" w:tentative="1">
      <w:start w:val="1"/>
      <w:numFmt w:val="lowerRoman"/>
      <w:lvlText w:val="%6."/>
      <w:lvlJc w:val="right"/>
      <w:pPr>
        <w:tabs>
          <w:tab w:val="num" w:pos="4320"/>
        </w:tabs>
        <w:ind w:left="4320" w:hanging="180"/>
      </w:pPr>
    </w:lvl>
    <w:lvl w:ilvl="6" w:tplc="CB7E301A" w:tentative="1">
      <w:start w:val="1"/>
      <w:numFmt w:val="decimal"/>
      <w:lvlText w:val="%7."/>
      <w:lvlJc w:val="left"/>
      <w:pPr>
        <w:tabs>
          <w:tab w:val="num" w:pos="5040"/>
        </w:tabs>
        <w:ind w:left="5040" w:hanging="360"/>
      </w:pPr>
    </w:lvl>
    <w:lvl w:ilvl="7" w:tplc="A5089910" w:tentative="1">
      <w:start w:val="1"/>
      <w:numFmt w:val="lowerLetter"/>
      <w:lvlText w:val="%8."/>
      <w:lvlJc w:val="left"/>
      <w:pPr>
        <w:tabs>
          <w:tab w:val="num" w:pos="5760"/>
        </w:tabs>
        <w:ind w:left="5760" w:hanging="360"/>
      </w:pPr>
    </w:lvl>
    <w:lvl w:ilvl="8" w:tplc="A3CE7D6C" w:tentative="1">
      <w:start w:val="1"/>
      <w:numFmt w:val="lowerRoman"/>
      <w:lvlText w:val="%9."/>
      <w:lvlJc w:val="right"/>
      <w:pPr>
        <w:tabs>
          <w:tab w:val="num" w:pos="6480"/>
        </w:tabs>
        <w:ind w:left="6480" w:hanging="180"/>
      </w:pPr>
    </w:lvl>
  </w:abstractNum>
  <w:abstractNum w:abstractNumId="29" w15:restartNumberingAfterBreak="0">
    <w:nsid w:val="5DB655B2"/>
    <w:multiLevelType w:val="hybridMultilevel"/>
    <w:tmpl w:val="8AF079B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0" w15:restartNumberingAfterBreak="0">
    <w:nsid w:val="647D62D7"/>
    <w:multiLevelType w:val="hybridMultilevel"/>
    <w:tmpl w:val="5F1C51B2"/>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1" w15:restartNumberingAfterBreak="0">
    <w:nsid w:val="6BA90391"/>
    <w:multiLevelType w:val="hybridMultilevel"/>
    <w:tmpl w:val="12325E9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2" w15:restartNumberingAfterBreak="0">
    <w:nsid w:val="71D53803"/>
    <w:multiLevelType w:val="hybridMultilevel"/>
    <w:tmpl w:val="00B441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3" w15:restartNumberingAfterBreak="0">
    <w:nsid w:val="76A57B10"/>
    <w:multiLevelType w:val="hybridMultilevel"/>
    <w:tmpl w:val="BBB49F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4" w15:restartNumberingAfterBreak="0">
    <w:nsid w:val="78202CAB"/>
    <w:multiLevelType w:val="hybridMultilevel"/>
    <w:tmpl w:val="8C24BF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5" w15:restartNumberingAfterBreak="0">
    <w:nsid w:val="782E4C3D"/>
    <w:multiLevelType w:val="hybridMultilevel"/>
    <w:tmpl w:val="00D4418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6" w15:restartNumberingAfterBreak="0">
    <w:nsid w:val="78E652AC"/>
    <w:multiLevelType w:val="hybridMultilevel"/>
    <w:tmpl w:val="977E2334"/>
    <w:lvl w:ilvl="0" w:tplc="18090001">
      <w:start w:val="1"/>
      <w:numFmt w:val="bullet"/>
      <w:lvlText w:val=""/>
      <w:lvlJc w:val="left"/>
      <w:pPr>
        <w:tabs>
          <w:tab w:val="num" w:pos="680"/>
        </w:tabs>
        <w:ind w:left="680" w:hanging="68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C0C2610"/>
    <w:multiLevelType w:val="hybridMultilevel"/>
    <w:tmpl w:val="F40AC836"/>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C8B439E"/>
    <w:multiLevelType w:val="multilevel"/>
    <w:tmpl w:val="AEE4CFEA"/>
    <w:lvl w:ilvl="0">
      <w:start w:val="1"/>
      <w:numFmt w:val="decimal"/>
      <w:pStyle w:val="Heading1"/>
      <w:lvlText w:val="%1."/>
      <w:lvlJc w:val="left"/>
      <w:pPr>
        <w:tabs>
          <w:tab w:val="num" w:pos="567"/>
        </w:tabs>
        <w:ind w:left="0" w:firstLine="0"/>
      </w:pPr>
      <w:rPr>
        <w:rFonts w:hint="default"/>
        <w:sz w:val="40"/>
        <w:szCs w:val="40"/>
      </w:rPr>
    </w:lvl>
    <w:lvl w:ilvl="1">
      <w:start w:val="1"/>
      <w:numFmt w:val="decimal"/>
      <w:pStyle w:val="Heading2"/>
      <w:lvlText w:val="%1.%2"/>
      <w:lvlJc w:val="left"/>
      <w:pPr>
        <w:tabs>
          <w:tab w:val="num" w:pos="680"/>
        </w:tabs>
        <w:ind w:left="680" w:hanging="680"/>
      </w:pPr>
      <w:rPr>
        <w:rFonts w:hint="default"/>
      </w:rPr>
    </w:lvl>
    <w:lvl w:ilvl="2">
      <w:start w:val="1"/>
      <w:numFmt w:val="decimal"/>
      <w:lvlText w:val="%1.%2.%3."/>
      <w:lvlJc w:val="left"/>
      <w:pPr>
        <w:tabs>
          <w:tab w:val="num" w:pos="340"/>
        </w:tabs>
        <w:ind w:left="1224" w:hanging="504"/>
      </w:pPr>
      <w:rPr>
        <w:rFonts w:hint="default"/>
      </w:rPr>
    </w:lvl>
    <w:lvl w:ilvl="3">
      <w:start w:val="1"/>
      <w:numFmt w:val="decimal"/>
      <w:lvlText w:val="%1.%2.%3.%4."/>
      <w:lvlJc w:val="left"/>
      <w:pPr>
        <w:tabs>
          <w:tab w:val="num" w:pos="3600"/>
        </w:tabs>
        <w:ind w:left="1728" w:hanging="648"/>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12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7920"/>
        </w:tabs>
        <w:ind w:left="4320" w:hanging="1440"/>
      </w:pPr>
      <w:rPr>
        <w:rFonts w:hint="default"/>
      </w:rPr>
    </w:lvl>
  </w:abstractNum>
  <w:num w:numId="1" w16cid:durableId="1360669169">
    <w:abstractNumId w:val="19"/>
  </w:num>
  <w:num w:numId="2" w16cid:durableId="1386878934">
    <w:abstractNumId w:val="38"/>
  </w:num>
  <w:num w:numId="3" w16cid:durableId="452987387">
    <w:abstractNumId w:val="9"/>
  </w:num>
  <w:num w:numId="4" w16cid:durableId="376516598">
    <w:abstractNumId w:val="10"/>
  </w:num>
  <w:num w:numId="5" w16cid:durableId="1363554298">
    <w:abstractNumId w:val="25"/>
  </w:num>
  <w:num w:numId="6" w16cid:durableId="1452288722">
    <w:abstractNumId w:val="17"/>
  </w:num>
  <w:num w:numId="7" w16cid:durableId="435295373">
    <w:abstractNumId w:val="0"/>
  </w:num>
  <w:num w:numId="8" w16cid:durableId="246965758">
    <w:abstractNumId w:val="20"/>
  </w:num>
  <w:num w:numId="9" w16cid:durableId="369573348">
    <w:abstractNumId w:val="28"/>
  </w:num>
  <w:num w:numId="10" w16cid:durableId="374626629">
    <w:abstractNumId w:val="16"/>
  </w:num>
  <w:num w:numId="11" w16cid:durableId="195430502">
    <w:abstractNumId w:val="24"/>
  </w:num>
  <w:num w:numId="12" w16cid:durableId="73088718">
    <w:abstractNumId w:val="37"/>
  </w:num>
  <w:num w:numId="13" w16cid:durableId="832258756">
    <w:abstractNumId w:val="6"/>
  </w:num>
  <w:num w:numId="14" w16cid:durableId="102267629">
    <w:abstractNumId w:val="14"/>
  </w:num>
  <w:num w:numId="15" w16cid:durableId="745997668">
    <w:abstractNumId w:val="3"/>
  </w:num>
  <w:num w:numId="16" w16cid:durableId="1184443582">
    <w:abstractNumId w:val="23"/>
  </w:num>
  <w:num w:numId="17" w16cid:durableId="2094741207">
    <w:abstractNumId w:val="13"/>
  </w:num>
  <w:num w:numId="18" w16cid:durableId="537355250">
    <w:abstractNumId w:val="4"/>
  </w:num>
  <w:num w:numId="19" w16cid:durableId="1967740231">
    <w:abstractNumId w:val="34"/>
  </w:num>
  <w:num w:numId="20" w16cid:durableId="864906861">
    <w:abstractNumId w:val="18"/>
  </w:num>
  <w:num w:numId="21" w16cid:durableId="681397431">
    <w:abstractNumId w:val="22"/>
  </w:num>
  <w:num w:numId="22" w16cid:durableId="1396128806">
    <w:abstractNumId w:val="33"/>
  </w:num>
  <w:num w:numId="23" w16cid:durableId="675040263">
    <w:abstractNumId w:val="35"/>
  </w:num>
  <w:num w:numId="24" w16cid:durableId="1267620771">
    <w:abstractNumId w:val="38"/>
  </w:num>
  <w:num w:numId="25" w16cid:durableId="1521817805">
    <w:abstractNumId w:val="38"/>
  </w:num>
  <w:num w:numId="26" w16cid:durableId="84112647">
    <w:abstractNumId w:val="31"/>
  </w:num>
  <w:num w:numId="27" w16cid:durableId="1170608028">
    <w:abstractNumId w:val="12"/>
  </w:num>
  <w:num w:numId="28" w16cid:durableId="433936256">
    <w:abstractNumId w:val="38"/>
  </w:num>
  <w:num w:numId="29" w16cid:durableId="2055345347">
    <w:abstractNumId w:val="26"/>
  </w:num>
  <w:num w:numId="30" w16cid:durableId="1569800797">
    <w:abstractNumId w:val="38"/>
  </w:num>
  <w:num w:numId="31" w16cid:durableId="876116744">
    <w:abstractNumId w:val="38"/>
  </w:num>
  <w:num w:numId="32" w16cid:durableId="1326933150">
    <w:abstractNumId w:val="38"/>
  </w:num>
  <w:num w:numId="33" w16cid:durableId="1054234810">
    <w:abstractNumId w:val="21"/>
  </w:num>
  <w:num w:numId="34" w16cid:durableId="2089307873">
    <w:abstractNumId w:val="38"/>
  </w:num>
  <w:num w:numId="35" w16cid:durableId="1353608103">
    <w:abstractNumId w:val="36"/>
  </w:num>
  <w:num w:numId="36" w16cid:durableId="1589415">
    <w:abstractNumId w:val="11"/>
  </w:num>
  <w:num w:numId="37" w16cid:durableId="1101146552">
    <w:abstractNumId w:val="29"/>
  </w:num>
  <w:num w:numId="38" w16cid:durableId="2025204947">
    <w:abstractNumId w:val="30"/>
  </w:num>
  <w:num w:numId="39" w16cid:durableId="1270237456">
    <w:abstractNumId w:val="32"/>
  </w:num>
  <w:num w:numId="40" w16cid:durableId="1728914496">
    <w:abstractNumId w:val="1"/>
  </w:num>
  <w:num w:numId="41" w16cid:durableId="927422596">
    <w:abstractNumId w:val="2"/>
  </w:num>
  <w:num w:numId="42" w16cid:durableId="1295478600">
    <w:abstractNumId w:val="15"/>
  </w:num>
  <w:num w:numId="43" w16cid:durableId="67847366">
    <w:abstractNumId w:val="8"/>
  </w:num>
  <w:num w:numId="44" w16cid:durableId="1547836157">
    <w:abstractNumId w:val="7"/>
  </w:num>
  <w:num w:numId="45" w16cid:durableId="461926386">
    <w:abstractNumId w:val="5"/>
  </w:num>
  <w:num w:numId="46" w16cid:durableId="866329708">
    <w:abstractNumId w:val="27"/>
  </w:num>
  <w:num w:numId="47" w16cid:durableId="1561945387">
    <w:abstractNumId w:val="38"/>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Ziyi Zhou">
    <w15:presenceInfo w15:providerId="AD" w15:userId="S::zzho0036@student.monash.edu::304411cb-d1ff-4839-bc3d-13e7f316c6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drawingGridHorizontalSpacing w:val="113"/>
  <w:drawingGridVerticalSpacing w:val="113"/>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6DDF"/>
    <w:rsid w:val="00000A0E"/>
    <w:rsid w:val="00005D73"/>
    <w:rsid w:val="00007B7A"/>
    <w:rsid w:val="000174C6"/>
    <w:rsid w:val="000232F4"/>
    <w:rsid w:val="00023F82"/>
    <w:rsid w:val="00024804"/>
    <w:rsid w:val="00024B20"/>
    <w:rsid w:val="00025E54"/>
    <w:rsid w:val="000271D6"/>
    <w:rsid w:val="00027BFB"/>
    <w:rsid w:val="00030B7E"/>
    <w:rsid w:val="00031409"/>
    <w:rsid w:val="000352EC"/>
    <w:rsid w:val="000403E3"/>
    <w:rsid w:val="0004410C"/>
    <w:rsid w:val="00054867"/>
    <w:rsid w:val="0005503B"/>
    <w:rsid w:val="00055196"/>
    <w:rsid w:val="000633D9"/>
    <w:rsid w:val="00066C91"/>
    <w:rsid w:val="0006753F"/>
    <w:rsid w:val="00072569"/>
    <w:rsid w:val="00073249"/>
    <w:rsid w:val="00073491"/>
    <w:rsid w:val="0007440E"/>
    <w:rsid w:val="00076596"/>
    <w:rsid w:val="00076703"/>
    <w:rsid w:val="00080281"/>
    <w:rsid w:val="00084A36"/>
    <w:rsid w:val="0008605F"/>
    <w:rsid w:val="00091708"/>
    <w:rsid w:val="00092AE3"/>
    <w:rsid w:val="00093505"/>
    <w:rsid w:val="000950EF"/>
    <w:rsid w:val="000A26C7"/>
    <w:rsid w:val="000A2A61"/>
    <w:rsid w:val="000A49D5"/>
    <w:rsid w:val="000A4F35"/>
    <w:rsid w:val="000A6A97"/>
    <w:rsid w:val="000A6C53"/>
    <w:rsid w:val="000A71EF"/>
    <w:rsid w:val="000B2305"/>
    <w:rsid w:val="000B56BF"/>
    <w:rsid w:val="000B799F"/>
    <w:rsid w:val="000C41B3"/>
    <w:rsid w:val="000D6BB3"/>
    <w:rsid w:val="000F545C"/>
    <w:rsid w:val="000F6BAC"/>
    <w:rsid w:val="0010000E"/>
    <w:rsid w:val="001019C2"/>
    <w:rsid w:val="001057E9"/>
    <w:rsid w:val="00107D00"/>
    <w:rsid w:val="00115181"/>
    <w:rsid w:val="00115EA5"/>
    <w:rsid w:val="00120CAA"/>
    <w:rsid w:val="001218AD"/>
    <w:rsid w:val="00123FFA"/>
    <w:rsid w:val="00126840"/>
    <w:rsid w:val="0012713F"/>
    <w:rsid w:val="001303E3"/>
    <w:rsid w:val="001323BB"/>
    <w:rsid w:val="001329CD"/>
    <w:rsid w:val="00132F51"/>
    <w:rsid w:val="00133DAE"/>
    <w:rsid w:val="00134970"/>
    <w:rsid w:val="00135243"/>
    <w:rsid w:val="00140B3B"/>
    <w:rsid w:val="0014455E"/>
    <w:rsid w:val="0014463B"/>
    <w:rsid w:val="00147120"/>
    <w:rsid w:val="001538D1"/>
    <w:rsid w:val="0016052F"/>
    <w:rsid w:val="001606FD"/>
    <w:rsid w:val="001702DE"/>
    <w:rsid w:val="0017087A"/>
    <w:rsid w:val="00174295"/>
    <w:rsid w:val="0017638B"/>
    <w:rsid w:val="00176973"/>
    <w:rsid w:val="001876E5"/>
    <w:rsid w:val="00191565"/>
    <w:rsid w:val="00193B9F"/>
    <w:rsid w:val="0019741F"/>
    <w:rsid w:val="001A2884"/>
    <w:rsid w:val="001A2EC3"/>
    <w:rsid w:val="001A35BD"/>
    <w:rsid w:val="001A3EA1"/>
    <w:rsid w:val="001A4597"/>
    <w:rsid w:val="001B282C"/>
    <w:rsid w:val="001B2B3B"/>
    <w:rsid w:val="001B35AF"/>
    <w:rsid w:val="001B46C4"/>
    <w:rsid w:val="001B4791"/>
    <w:rsid w:val="001B6212"/>
    <w:rsid w:val="001C15F3"/>
    <w:rsid w:val="001E7EE4"/>
    <w:rsid w:val="001F2724"/>
    <w:rsid w:val="001F3E61"/>
    <w:rsid w:val="001F50AC"/>
    <w:rsid w:val="001F535A"/>
    <w:rsid w:val="00201B1B"/>
    <w:rsid w:val="00204A60"/>
    <w:rsid w:val="00206601"/>
    <w:rsid w:val="00206B8A"/>
    <w:rsid w:val="00206E31"/>
    <w:rsid w:val="002125F6"/>
    <w:rsid w:val="00212BEB"/>
    <w:rsid w:val="00212C4E"/>
    <w:rsid w:val="00212E25"/>
    <w:rsid w:val="00213BF8"/>
    <w:rsid w:val="00213FE0"/>
    <w:rsid w:val="00221824"/>
    <w:rsid w:val="00224FDF"/>
    <w:rsid w:val="00231025"/>
    <w:rsid w:val="00242CDD"/>
    <w:rsid w:val="00243887"/>
    <w:rsid w:val="002544ED"/>
    <w:rsid w:val="00254B9B"/>
    <w:rsid w:val="00256F42"/>
    <w:rsid w:val="00257DAC"/>
    <w:rsid w:val="00261373"/>
    <w:rsid w:val="00262071"/>
    <w:rsid w:val="00263267"/>
    <w:rsid w:val="00263F36"/>
    <w:rsid w:val="002651BA"/>
    <w:rsid w:val="002655C5"/>
    <w:rsid w:val="0026621F"/>
    <w:rsid w:val="00267CE5"/>
    <w:rsid w:val="00271878"/>
    <w:rsid w:val="00274537"/>
    <w:rsid w:val="00276BF2"/>
    <w:rsid w:val="00277522"/>
    <w:rsid w:val="00280489"/>
    <w:rsid w:val="00280565"/>
    <w:rsid w:val="002932D9"/>
    <w:rsid w:val="00295A76"/>
    <w:rsid w:val="002A15FC"/>
    <w:rsid w:val="002A22DB"/>
    <w:rsid w:val="002A51EF"/>
    <w:rsid w:val="002A6425"/>
    <w:rsid w:val="002A68BB"/>
    <w:rsid w:val="002A6F62"/>
    <w:rsid w:val="002B0698"/>
    <w:rsid w:val="002B310A"/>
    <w:rsid w:val="002B3953"/>
    <w:rsid w:val="002B4B43"/>
    <w:rsid w:val="002B57F2"/>
    <w:rsid w:val="002B592D"/>
    <w:rsid w:val="002C1468"/>
    <w:rsid w:val="002D2AD6"/>
    <w:rsid w:val="002F2C75"/>
    <w:rsid w:val="002F3CC9"/>
    <w:rsid w:val="002F7A41"/>
    <w:rsid w:val="00305F63"/>
    <w:rsid w:val="00306654"/>
    <w:rsid w:val="00307511"/>
    <w:rsid w:val="0031047C"/>
    <w:rsid w:val="00313C49"/>
    <w:rsid w:val="00316DDF"/>
    <w:rsid w:val="00322D58"/>
    <w:rsid w:val="0032414F"/>
    <w:rsid w:val="00325A45"/>
    <w:rsid w:val="00327C8A"/>
    <w:rsid w:val="003320BC"/>
    <w:rsid w:val="00341FA9"/>
    <w:rsid w:val="0034258B"/>
    <w:rsid w:val="00343B21"/>
    <w:rsid w:val="0034726A"/>
    <w:rsid w:val="00350492"/>
    <w:rsid w:val="00352644"/>
    <w:rsid w:val="003551AE"/>
    <w:rsid w:val="0035648E"/>
    <w:rsid w:val="00356D61"/>
    <w:rsid w:val="003601F2"/>
    <w:rsid w:val="00362174"/>
    <w:rsid w:val="00363E1A"/>
    <w:rsid w:val="00365E8D"/>
    <w:rsid w:val="0037081F"/>
    <w:rsid w:val="00372881"/>
    <w:rsid w:val="003778BD"/>
    <w:rsid w:val="003809C0"/>
    <w:rsid w:val="003850EC"/>
    <w:rsid w:val="003856F4"/>
    <w:rsid w:val="003903C9"/>
    <w:rsid w:val="003912CD"/>
    <w:rsid w:val="00394917"/>
    <w:rsid w:val="003A042F"/>
    <w:rsid w:val="003A237E"/>
    <w:rsid w:val="003A24CE"/>
    <w:rsid w:val="003A34D0"/>
    <w:rsid w:val="003A431C"/>
    <w:rsid w:val="003A71B1"/>
    <w:rsid w:val="003B003D"/>
    <w:rsid w:val="003B0B14"/>
    <w:rsid w:val="003B2A46"/>
    <w:rsid w:val="003B6966"/>
    <w:rsid w:val="003B6B64"/>
    <w:rsid w:val="003C3284"/>
    <w:rsid w:val="003C3917"/>
    <w:rsid w:val="003C4A0E"/>
    <w:rsid w:val="003C7ECF"/>
    <w:rsid w:val="003D0AD2"/>
    <w:rsid w:val="003D3FF2"/>
    <w:rsid w:val="003D406B"/>
    <w:rsid w:val="003E6BC5"/>
    <w:rsid w:val="003F049C"/>
    <w:rsid w:val="003F38C1"/>
    <w:rsid w:val="004002AA"/>
    <w:rsid w:val="004009EA"/>
    <w:rsid w:val="00407122"/>
    <w:rsid w:val="00410965"/>
    <w:rsid w:val="0041300B"/>
    <w:rsid w:val="00413CC7"/>
    <w:rsid w:val="004154D5"/>
    <w:rsid w:val="00416E71"/>
    <w:rsid w:val="00420E0E"/>
    <w:rsid w:val="00421479"/>
    <w:rsid w:val="00423C26"/>
    <w:rsid w:val="00424B5F"/>
    <w:rsid w:val="00427A4A"/>
    <w:rsid w:val="00437B30"/>
    <w:rsid w:val="00443179"/>
    <w:rsid w:val="00447503"/>
    <w:rsid w:val="00452425"/>
    <w:rsid w:val="0045582C"/>
    <w:rsid w:val="00455913"/>
    <w:rsid w:val="00460473"/>
    <w:rsid w:val="00464CD9"/>
    <w:rsid w:val="00467CFB"/>
    <w:rsid w:val="00471B3E"/>
    <w:rsid w:val="00481417"/>
    <w:rsid w:val="00483970"/>
    <w:rsid w:val="0048487E"/>
    <w:rsid w:val="0048578A"/>
    <w:rsid w:val="00485B95"/>
    <w:rsid w:val="0049362E"/>
    <w:rsid w:val="00493EFE"/>
    <w:rsid w:val="004954AB"/>
    <w:rsid w:val="004958E1"/>
    <w:rsid w:val="0049779B"/>
    <w:rsid w:val="004A0085"/>
    <w:rsid w:val="004A46E4"/>
    <w:rsid w:val="004A6DD1"/>
    <w:rsid w:val="004B04C7"/>
    <w:rsid w:val="004B4376"/>
    <w:rsid w:val="004B4F7C"/>
    <w:rsid w:val="004B7ACD"/>
    <w:rsid w:val="004C08F5"/>
    <w:rsid w:val="004C0EEE"/>
    <w:rsid w:val="004C27F1"/>
    <w:rsid w:val="004C4689"/>
    <w:rsid w:val="004C5189"/>
    <w:rsid w:val="004C65B0"/>
    <w:rsid w:val="004D0933"/>
    <w:rsid w:val="004D55AF"/>
    <w:rsid w:val="004D660F"/>
    <w:rsid w:val="004E1776"/>
    <w:rsid w:val="004E2FB1"/>
    <w:rsid w:val="004E47B1"/>
    <w:rsid w:val="004E47CA"/>
    <w:rsid w:val="004F029B"/>
    <w:rsid w:val="004F1725"/>
    <w:rsid w:val="004F6B69"/>
    <w:rsid w:val="005001DF"/>
    <w:rsid w:val="005006C6"/>
    <w:rsid w:val="00502754"/>
    <w:rsid w:val="005044A8"/>
    <w:rsid w:val="00510243"/>
    <w:rsid w:val="00516DEA"/>
    <w:rsid w:val="005200C0"/>
    <w:rsid w:val="00520459"/>
    <w:rsid w:val="00520682"/>
    <w:rsid w:val="005233F2"/>
    <w:rsid w:val="005234FF"/>
    <w:rsid w:val="005252F8"/>
    <w:rsid w:val="00527763"/>
    <w:rsid w:val="005279D6"/>
    <w:rsid w:val="00531788"/>
    <w:rsid w:val="00532593"/>
    <w:rsid w:val="0053509C"/>
    <w:rsid w:val="0054345A"/>
    <w:rsid w:val="00544B2C"/>
    <w:rsid w:val="005451B7"/>
    <w:rsid w:val="00546E8B"/>
    <w:rsid w:val="00547952"/>
    <w:rsid w:val="00551D8F"/>
    <w:rsid w:val="00553A8F"/>
    <w:rsid w:val="00562353"/>
    <w:rsid w:val="005633B2"/>
    <w:rsid w:val="00564E75"/>
    <w:rsid w:val="00573E6E"/>
    <w:rsid w:val="00577595"/>
    <w:rsid w:val="00582428"/>
    <w:rsid w:val="005834CD"/>
    <w:rsid w:val="00583F42"/>
    <w:rsid w:val="00587FF6"/>
    <w:rsid w:val="00592BEE"/>
    <w:rsid w:val="005968AB"/>
    <w:rsid w:val="005A0F4A"/>
    <w:rsid w:val="005A46FC"/>
    <w:rsid w:val="005A63C3"/>
    <w:rsid w:val="005A772E"/>
    <w:rsid w:val="005A7C52"/>
    <w:rsid w:val="005B470C"/>
    <w:rsid w:val="005B5714"/>
    <w:rsid w:val="005B5807"/>
    <w:rsid w:val="005B7448"/>
    <w:rsid w:val="005B7BD3"/>
    <w:rsid w:val="005C4329"/>
    <w:rsid w:val="005C4715"/>
    <w:rsid w:val="005C576F"/>
    <w:rsid w:val="005D451D"/>
    <w:rsid w:val="005D4FD7"/>
    <w:rsid w:val="005D5481"/>
    <w:rsid w:val="005D6A58"/>
    <w:rsid w:val="005E0C7D"/>
    <w:rsid w:val="005E10A4"/>
    <w:rsid w:val="005E3694"/>
    <w:rsid w:val="005E483A"/>
    <w:rsid w:val="005E661B"/>
    <w:rsid w:val="005E6B3C"/>
    <w:rsid w:val="005F0922"/>
    <w:rsid w:val="005F3FDB"/>
    <w:rsid w:val="005F4539"/>
    <w:rsid w:val="005F66D2"/>
    <w:rsid w:val="006016DC"/>
    <w:rsid w:val="00604B02"/>
    <w:rsid w:val="00606BF7"/>
    <w:rsid w:val="006123F2"/>
    <w:rsid w:val="00617010"/>
    <w:rsid w:val="0061764C"/>
    <w:rsid w:val="00621F7E"/>
    <w:rsid w:val="0062502D"/>
    <w:rsid w:val="0063039A"/>
    <w:rsid w:val="00630AA0"/>
    <w:rsid w:val="00633DE2"/>
    <w:rsid w:val="0063491E"/>
    <w:rsid w:val="00636181"/>
    <w:rsid w:val="00642A6E"/>
    <w:rsid w:val="006456C0"/>
    <w:rsid w:val="00646BB6"/>
    <w:rsid w:val="00646C9A"/>
    <w:rsid w:val="00647F1B"/>
    <w:rsid w:val="00651C8F"/>
    <w:rsid w:val="00656261"/>
    <w:rsid w:val="00656818"/>
    <w:rsid w:val="00657046"/>
    <w:rsid w:val="0066081B"/>
    <w:rsid w:val="006608AF"/>
    <w:rsid w:val="00661AAF"/>
    <w:rsid w:val="00663497"/>
    <w:rsid w:val="00663989"/>
    <w:rsid w:val="00663EC1"/>
    <w:rsid w:val="0066458C"/>
    <w:rsid w:val="00665069"/>
    <w:rsid w:val="006651C7"/>
    <w:rsid w:val="00665AF6"/>
    <w:rsid w:val="00666E8C"/>
    <w:rsid w:val="006672FB"/>
    <w:rsid w:val="0066774C"/>
    <w:rsid w:val="00673C8F"/>
    <w:rsid w:val="006778B9"/>
    <w:rsid w:val="00682F6C"/>
    <w:rsid w:val="00691000"/>
    <w:rsid w:val="00693774"/>
    <w:rsid w:val="006952F6"/>
    <w:rsid w:val="006960D9"/>
    <w:rsid w:val="006A0D45"/>
    <w:rsid w:val="006A4401"/>
    <w:rsid w:val="006A51C7"/>
    <w:rsid w:val="006A6B86"/>
    <w:rsid w:val="006B01B1"/>
    <w:rsid w:val="006B29ED"/>
    <w:rsid w:val="006B5B9D"/>
    <w:rsid w:val="006C1D68"/>
    <w:rsid w:val="006C6A94"/>
    <w:rsid w:val="006D2928"/>
    <w:rsid w:val="006D2E7B"/>
    <w:rsid w:val="006D5B5D"/>
    <w:rsid w:val="006D6F80"/>
    <w:rsid w:val="006D79FC"/>
    <w:rsid w:val="006E1441"/>
    <w:rsid w:val="006E16D2"/>
    <w:rsid w:val="006E1963"/>
    <w:rsid w:val="006E7AC0"/>
    <w:rsid w:val="006F00D1"/>
    <w:rsid w:val="006F11BB"/>
    <w:rsid w:val="006F12FB"/>
    <w:rsid w:val="006F192E"/>
    <w:rsid w:val="006F2B8C"/>
    <w:rsid w:val="006F5367"/>
    <w:rsid w:val="0070089A"/>
    <w:rsid w:val="00701B31"/>
    <w:rsid w:val="007044D8"/>
    <w:rsid w:val="007050DD"/>
    <w:rsid w:val="0070796B"/>
    <w:rsid w:val="00710263"/>
    <w:rsid w:val="0071039A"/>
    <w:rsid w:val="00715D61"/>
    <w:rsid w:val="007164F1"/>
    <w:rsid w:val="0071691E"/>
    <w:rsid w:val="00717231"/>
    <w:rsid w:val="00717CA5"/>
    <w:rsid w:val="007208EA"/>
    <w:rsid w:val="0072484E"/>
    <w:rsid w:val="00725293"/>
    <w:rsid w:val="007275B9"/>
    <w:rsid w:val="00727C9F"/>
    <w:rsid w:val="0073228B"/>
    <w:rsid w:val="00737A87"/>
    <w:rsid w:val="0074462F"/>
    <w:rsid w:val="00746F7E"/>
    <w:rsid w:val="007549B4"/>
    <w:rsid w:val="0076005C"/>
    <w:rsid w:val="00760067"/>
    <w:rsid w:val="00760B1D"/>
    <w:rsid w:val="0076147E"/>
    <w:rsid w:val="0076170E"/>
    <w:rsid w:val="00765A2E"/>
    <w:rsid w:val="00765DE8"/>
    <w:rsid w:val="007668E3"/>
    <w:rsid w:val="00766E64"/>
    <w:rsid w:val="007720D0"/>
    <w:rsid w:val="0079004B"/>
    <w:rsid w:val="007917C4"/>
    <w:rsid w:val="00793524"/>
    <w:rsid w:val="00793F08"/>
    <w:rsid w:val="00795CFA"/>
    <w:rsid w:val="00796917"/>
    <w:rsid w:val="00797A79"/>
    <w:rsid w:val="007A0F16"/>
    <w:rsid w:val="007A0F5A"/>
    <w:rsid w:val="007A68DA"/>
    <w:rsid w:val="007A768F"/>
    <w:rsid w:val="007B0189"/>
    <w:rsid w:val="007B0E1A"/>
    <w:rsid w:val="007B215E"/>
    <w:rsid w:val="007B227F"/>
    <w:rsid w:val="007B230B"/>
    <w:rsid w:val="007C0E8C"/>
    <w:rsid w:val="007C52DF"/>
    <w:rsid w:val="007C6A33"/>
    <w:rsid w:val="007C73AD"/>
    <w:rsid w:val="007C7696"/>
    <w:rsid w:val="007D43CF"/>
    <w:rsid w:val="007D4B3C"/>
    <w:rsid w:val="007E14A4"/>
    <w:rsid w:val="007E1B1D"/>
    <w:rsid w:val="007E2DEC"/>
    <w:rsid w:val="007E3A99"/>
    <w:rsid w:val="007E5F28"/>
    <w:rsid w:val="007E619E"/>
    <w:rsid w:val="007E6713"/>
    <w:rsid w:val="007F0990"/>
    <w:rsid w:val="007F2264"/>
    <w:rsid w:val="007F2690"/>
    <w:rsid w:val="00801138"/>
    <w:rsid w:val="0080276B"/>
    <w:rsid w:val="008055CC"/>
    <w:rsid w:val="00811182"/>
    <w:rsid w:val="00817966"/>
    <w:rsid w:val="008210FF"/>
    <w:rsid w:val="008256E1"/>
    <w:rsid w:val="0082687C"/>
    <w:rsid w:val="00830D2B"/>
    <w:rsid w:val="008311EF"/>
    <w:rsid w:val="0083327C"/>
    <w:rsid w:val="00833F9E"/>
    <w:rsid w:val="00834225"/>
    <w:rsid w:val="008369CA"/>
    <w:rsid w:val="00837FBF"/>
    <w:rsid w:val="00841A57"/>
    <w:rsid w:val="00841EDA"/>
    <w:rsid w:val="00843984"/>
    <w:rsid w:val="008440A4"/>
    <w:rsid w:val="00846ABA"/>
    <w:rsid w:val="0084799F"/>
    <w:rsid w:val="00847AA2"/>
    <w:rsid w:val="00847BD3"/>
    <w:rsid w:val="00851EC2"/>
    <w:rsid w:val="00852360"/>
    <w:rsid w:val="0085430D"/>
    <w:rsid w:val="008600A7"/>
    <w:rsid w:val="00861363"/>
    <w:rsid w:val="00861F45"/>
    <w:rsid w:val="0086229F"/>
    <w:rsid w:val="0086458C"/>
    <w:rsid w:val="008667A9"/>
    <w:rsid w:val="00870611"/>
    <w:rsid w:val="0087163C"/>
    <w:rsid w:val="00872AC9"/>
    <w:rsid w:val="0087671A"/>
    <w:rsid w:val="00877123"/>
    <w:rsid w:val="008861F3"/>
    <w:rsid w:val="00887E83"/>
    <w:rsid w:val="008939CF"/>
    <w:rsid w:val="008953EE"/>
    <w:rsid w:val="008A1E96"/>
    <w:rsid w:val="008A54CE"/>
    <w:rsid w:val="008A7C99"/>
    <w:rsid w:val="008B03DD"/>
    <w:rsid w:val="008B12D9"/>
    <w:rsid w:val="008B26AE"/>
    <w:rsid w:val="008B32DF"/>
    <w:rsid w:val="008B33CC"/>
    <w:rsid w:val="008B3833"/>
    <w:rsid w:val="008B5E43"/>
    <w:rsid w:val="008B79A9"/>
    <w:rsid w:val="008C1AAA"/>
    <w:rsid w:val="008C36F8"/>
    <w:rsid w:val="008C40CC"/>
    <w:rsid w:val="008C42A8"/>
    <w:rsid w:val="008C447D"/>
    <w:rsid w:val="008C7561"/>
    <w:rsid w:val="008D1AD3"/>
    <w:rsid w:val="008D3F74"/>
    <w:rsid w:val="008E0C34"/>
    <w:rsid w:val="008E0ED8"/>
    <w:rsid w:val="008E2D3F"/>
    <w:rsid w:val="008E3DB2"/>
    <w:rsid w:val="008E4C81"/>
    <w:rsid w:val="008F31FB"/>
    <w:rsid w:val="008F4B2B"/>
    <w:rsid w:val="008F56C1"/>
    <w:rsid w:val="008F73FE"/>
    <w:rsid w:val="008F7C56"/>
    <w:rsid w:val="009030D2"/>
    <w:rsid w:val="0090350B"/>
    <w:rsid w:val="00914043"/>
    <w:rsid w:val="009142D4"/>
    <w:rsid w:val="00914822"/>
    <w:rsid w:val="009164A5"/>
    <w:rsid w:val="00916AFE"/>
    <w:rsid w:val="00920184"/>
    <w:rsid w:val="0092498D"/>
    <w:rsid w:val="0093042A"/>
    <w:rsid w:val="009311EB"/>
    <w:rsid w:val="00932718"/>
    <w:rsid w:val="00934D07"/>
    <w:rsid w:val="00935481"/>
    <w:rsid w:val="009354F3"/>
    <w:rsid w:val="00944027"/>
    <w:rsid w:val="00944EDE"/>
    <w:rsid w:val="0095021A"/>
    <w:rsid w:val="00951DF3"/>
    <w:rsid w:val="00955804"/>
    <w:rsid w:val="00955CAB"/>
    <w:rsid w:val="009648C5"/>
    <w:rsid w:val="00964FB2"/>
    <w:rsid w:val="00966EDD"/>
    <w:rsid w:val="00974CA1"/>
    <w:rsid w:val="009764F0"/>
    <w:rsid w:val="00980E9A"/>
    <w:rsid w:val="00983141"/>
    <w:rsid w:val="00983702"/>
    <w:rsid w:val="0098407E"/>
    <w:rsid w:val="009850C2"/>
    <w:rsid w:val="0098593D"/>
    <w:rsid w:val="00986723"/>
    <w:rsid w:val="00987BAC"/>
    <w:rsid w:val="00996844"/>
    <w:rsid w:val="009972C1"/>
    <w:rsid w:val="009A01E9"/>
    <w:rsid w:val="009A5973"/>
    <w:rsid w:val="009B3DC3"/>
    <w:rsid w:val="009B7FB4"/>
    <w:rsid w:val="009C2D02"/>
    <w:rsid w:val="009C5790"/>
    <w:rsid w:val="009C6799"/>
    <w:rsid w:val="009D41BF"/>
    <w:rsid w:val="009D4692"/>
    <w:rsid w:val="009D5954"/>
    <w:rsid w:val="009E17F6"/>
    <w:rsid w:val="009E2C1A"/>
    <w:rsid w:val="009E303B"/>
    <w:rsid w:val="009E54F9"/>
    <w:rsid w:val="009E5C44"/>
    <w:rsid w:val="009E5D3D"/>
    <w:rsid w:val="009F2051"/>
    <w:rsid w:val="009F70C2"/>
    <w:rsid w:val="00A00B4F"/>
    <w:rsid w:val="00A01B20"/>
    <w:rsid w:val="00A037A6"/>
    <w:rsid w:val="00A07397"/>
    <w:rsid w:val="00A105A2"/>
    <w:rsid w:val="00A1250E"/>
    <w:rsid w:val="00A13355"/>
    <w:rsid w:val="00A15F09"/>
    <w:rsid w:val="00A16681"/>
    <w:rsid w:val="00A17DDC"/>
    <w:rsid w:val="00A205A9"/>
    <w:rsid w:val="00A2288D"/>
    <w:rsid w:val="00A254E1"/>
    <w:rsid w:val="00A2679A"/>
    <w:rsid w:val="00A3020C"/>
    <w:rsid w:val="00A37934"/>
    <w:rsid w:val="00A379C1"/>
    <w:rsid w:val="00A37B58"/>
    <w:rsid w:val="00A37C25"/>
    <w:rsid w:val="00A406ED"/>
    <w:rsid w:val="00A40F6D"/>
    <w:rsid w:val="00A41A1C"/>
    <w:rsid w:val="00A43CF9"/>
    <w:rsid w:val="00A52534"/>
    <w:rsid w:val="00A53D25"/>
    <w:rsid w:val="00A545E4"/>
    <w:rsid w:val="00A55184"/>
    <w:rsid w:val="00A565E1"/>
    <w:rsid w:val="00A57732"/>
    <w:rsid w:val="00A577DB"/>
    <w:rsid w:val="00A600A7"/>
    <w:rsid w:val="00A618E7"/>
    <w:rsid w:val="00A63EEC"/>
    <w:rsid w:val="00A64C4F"/>
    <w:rsid w:val="00A70CAB"/>
    <w:rsid w:val="00A71412"/>
    <w:rsid w:val="00A72824"/>
    <w:rsid w:val="00A7429C"/>
    <w:rsid w:val="00A742B1"/>
    <w:rsid w:val="00A76516"/>
    <w:rsid w:val="00A8068B"/>
    <w:rsid w:val="00A80D59"/>
    <w:rsid w:val="00A83D1F"/>
    <w:rsid w:val="00A91040"/>
    <w:rsid w:val="00A91E5C"/>
    <w:rsid w:val="00A96BE6"/>
    <w:rsid w:val="00A97AB4"/>
    <w:rsid w:val="00A97FC4"/>
    <w:rsid w:val="00AA2573"/>
    <w:rsid w:val="00AA28FC"/>
    <w:rsid w:val="00AA6D0B"/>
    <w:rsid w:val="00AA6E0F"/>
    <w:rsid w:val="00AB4587"/>
    <w:rsid w:val="00AC0547"/>
    <w:rsid w:val="00AC389A"/>
    <w:rsid w:val="00AC60C4"/>
    <w:rsid w:val="00AC7885"/>
    <w:rsid w:val="00AE2CB4"/>
    <w:rsid w:val="00AE36D0"/>
    <w:rsid w:val="00AE6B95"/>
    <w:rsid w:val="00AF00FC"/>
    <w:rsid w:val="00AF047C"/>
    <w:rsid w:val="00AF057C"/>
    <w:rsid w:val="00AF3404"/>
    <w:rsid w:val="00AF3D94"/>
    <w:rsid w:val="00AF4B27"/>
    <w:rsid w:val="00AF7DE2"/>
    <w:rsid w:val="00B00596"/>
    <w:rsid w:val="00B042A0"/>
    <w:rsid w:val="00B11DD7"/>
    <w:rsid w:val="00B17E6F"/>
    <w:rsid w:val="00B2121B"/>
    <w:rsid w:val="00B22D3C"/>
    <w:rsid w:val="00B24EA0"/>
    <w:rsid w:val="00B2602C"/>
    <w:rsid w:val="00B33789"/>
    <w:rsid w:val="00B340C0"/>
    <w:rsid w:val="00B348F2"/>
    <w:rsid w:val="00B44842"/>
    <w:rsid w:val="00B46B2B"/>
    <w:rsid w:val="00B50AC4"/>
    <w:rsid w:val="00B53224"/>
    <w:rsid w:val="00B538CE"/>
    <w:rsid w:val="00B53977"/>
    <w:rsid w:val="00B54CD3"/>
    <w:rsid w:val="00B554F0"/>
    <w:rsid w:val="00B5577B"/>
    <w:rsid w:val="00B56B6D"/>
    <w:rsid w:val="00B609B4"/>
    <w:rsid w:val="00B66335"/>
    <w:rsid w:val="00B67489"/>
    <w:rsid w:val="00B70826"/>
    <w:rsid w:val="00B71CFB"/>
    <w:rsid w:val="00B72D91"/>
    <w:rsid w:val="00B751BF"/>
    <w:rsid w:val="00B75BF3"/>
    <w:rsid w:val="00B823A7"/>
    <w:rsid w:val="00B857FA"/>
    <w:rsid w:val="00B867FB"/>
    <w:rsid w:val="00B91322"/>
    <w:rsid w:val="00B924E8"/>
    <w:rsid w:val="00B93CB5"/>
    <w:rsid w:val="00B9699E"/>
    <w:rsid w:val="00BA4A00"/>
    <w:rsid w:val="00BA6683"/>
    <w:rsid w:val="00BA6B25"/>
    <w:rsid w:val="00BB1CF8"/>
    <w:rsid w:val="00BB275F"/>
    <w:rsid w:val="00BB5C89"/>
    <w:rsid w:val="00BB629F"/>
    <w:rsid w:val="00BC4345"/>
    <w:rsid w:val="00BC4A9C"/>
    <w:rsid w:val="00BC5216"/>
    <w:rsid w:val="00BD3A66"/>
    <w:rsid w:val="00BE5356"/>
    <w:rsid w:val="00BF0CFE"/>
    <w:rsid w:val="00BF1156"/>
    <w:rsid w:val="00BF3F27"/>
    <w:rsid w:val="00BF427B"/>
    <w:rsid w:val="00BF471D"/>
    <w:rsid w:val="00BF4A88"/>
    <w:rsid w:val="00BF4E8E"/>
    <w:rsid w:val="00BF69B2"/>
    <w:rsid w:val="00C00385"/>
    <w:rsid w:val="00C032A2"/>
    <w:rsid w:val="00C03C5F"/>
    <w:rsid w:val="00C03F48"/>
    <w:rsid w:val="00C05135"/>
    <w:rsid w:val="00C066CE"/>
    <w:rsid w:val="00C06CBA"/>
    <w:rsid w:val="00C07AD0"/>
    <w:rsid w:val="00C130A1"/>
    <w:rsid w:val="00C1323D"/>
    <w:rsid w:val="00C13BE0"/>
    <w:rsid w:val="00C15A75"/>
    <w:rsid w:val="00C16871"/>
    <w:rsid w:val="00C174F3"/>
    <w:rsid w:val="00C224A3"/>
    <w:rsid w:val="00C25991"/>
    <w:rsid w:val="00C31AEB"/>
    <w:rsid w:val="00C32824"/>
    <w:rsid w:val="00C340C6"/>
    <w:rsid w:val="00C367CB"/>
    <w:rsid w:val="00C36E9D"/>
    <w:rsid w:val="00C40777"/>
    <w:rsid w:val="00C41A5F"/>
    <w:rsid w:val="00C44CE6"/>
    <w:rsid w:val="00C44EBC"/>
    <w:rsid w:val="00C5073A"/>
    <w:rsid w:val="00C529E2"/>
    <w:rsid w:val="00C54C13"/>
    <w:rsid w:val="00C60100"/>
    <w:rsid w:val="00C61CBF"/>
    <w:rsid w:val="00C629FF"/>
    <w:rsid w:val="00C6380B"/>
    <w:rsid w:val="00C648A9"/>
    <w:rsid w:val="00C7098A"/>
    <w:rsid w:val="00C72ACD"/>
    <w:rsid w:val="00C73128"/>
    <w:rsid w:val="00C743BA"/>
    <w:rsid w:val="00C75040"/>
    <w:rsid w:val="00C75A0E"/>
    <w:rsid w:val="00C82EC1"/>
    <w:rsid w:val="00C9234E"/>
    <w:rsid w:val="00C94202"/>
    <w:rsid w:val="00CA305F"/>
    <w:rsid w:val="00CA3421"/>
    <w:rsid w:val="00CA397E"/>
    <w:rsid w:val="00CB16E1"/>
    <w:rsid w:val="00CB273E"/>
    <w:rsid w:val="00CB54D9"/>
    <w:rsid w:val="00CB5E7E"/>
    <w:rsid w:val="00CB64C1"/>
    <w:rsid w:val="00CC1BEB"/>
    <w:rsid w:val="00CC1C18"/>
    <w:rsid w:val="00CD6CE9"/>
    <w:rsid w:val="00CD7EAB"/>
    <w:rsid w:val="00CE1E3B"/>
    <w:rsid w:val="00CE2036"/>
    <w:rsid w:val="00CE2EE7"/>
    <w:rsid w:val="00CE3AD0"/>
    <w:rsid w:val="00CE3C73"/>
    <w:rsid w:val="00CF16BC"/>
    <w:rsid w:val="00CF29DC"/>
    <w:rsid w:val="00CF2D5C"/>
    <w:rsid w:val="00CF2D97"/>
    <w:rsid w:val="00CF5FCF"/>
    <w:rsid w:val="00D00933"/>
    <w:rsid w:val="00D0188F"/>
    <w:rsid w:val="00D0282A"/>
    <w:rsid w:val="00D048C3"/>
    <w:rsid w:val="00D04A8C"/>
    <w:rsid w:val="00D107B3"/>
    <w:rsid w:val="00D1152A"/>
    <w:rsid w:val="00D124A1"/>
    <w:rsid w:val="00D162C2"/>
    <w:rsid w:val="00D17516"/>
    <w:rsid w:val="00D204E2"/>
    <w:rsid w:val="00D2103C"/>
    <w:rsid w:val="00D21042"/>
    <w:rsid w:val="00D21B53"/>
    <w:rsid w:val="00D2530E"/>
    <w:rsid w:val="00D257A6"/>
    <w:rsid w:val="00D300BA"/>
    <w:rsid w:val="00D31443"/>
    <w:rsid w:val="00D32D29"/>
    <w:rsid w:val="00D33836"/>
    <w:rsid w:val="00D346E8"/>
    <w:rsid w:val="00D368D5"/>
    <w:rsid w:val="00D440F8"/>
    <w:rsid w:val="00D47CD4"/>
    <w:rsid w:val="00D47D4A"/>
    <w:rsid w:val="00D5184F"/>
    <w:rsid w:val="00D51E2A"/>
    <w:rsid w:val="00D522D1"/>
    <w:rsid w:val="00D5251B"/>
    <w:rsid w:val="00D52883"/>
    <w:rsid w:val="00D55A2B"/>
    <w:rsid w:val="00D55A94"/>
    <w:rsid w:val="00D575A2"/>
    <w:rsid w:val="00D57BDD"/>
    <w:rsid w:val="00D57BF6"/>
    <w:rsid w:val="00D62FE9"/>
    <w:rsid w:val="00D64031"/>
    <w:rsid w:val="00D649D5"/>
    <w:rsid w:val="00D67AA9"/>
    <w:rsid w:val="00D71320"/>
    <w:rsid w:val="00D71FEC"/>
    <w:rsid w:val="00D73A27"/>
    <w:rsid w:val="00D75307"/>
    <w:rsid w:val="00D760C0"/>
    <w:rsid w:val="00D76903"/>
    <w:rsid w:val="00D775F9"/>
    <w:rsid w:val="00D80136"/>
    <w:rsid w:val="00D84C22"/>
    <w:rsid w:val="00D87617"/>
    <w:rsid w:val="00D87ECC"/>
    <w:rsid w:val="00D9458C"/>
    <w:rsid w:val="00D94CAA"/>
    <w:rsid w:val="00D95316"/>
    <w:rsid w:val="00D95FFF"/>
    <w:rsid w:val="00D97258"/>
    <w:rsid w:val="00DA0FCC"/>
    <w:rsid w:val="00DA4F5D"/>
    <w:rsid w:val="00DA5822"/>
    <w:rsid w:val="00DC0968"/>
    <w:rsid w:val="00DC163C"/>
    <w:rsid w:val="00DD402B"/>
    <w:rsid w:val="00DE441E"/>
    <w:rsid w:val="00DE4FBD"/>
    <w:rsid w:val="00DE5A7E"/>
    <w:rsid w:val="00DF0522"/>
    <w:rsid w:val="00DF2F57"/>
    <w:rsid w:val="00DF3CB0"/>
    <w:rsid w:val="00DF49A4"/>
    <w:rsid w:val="00DF4C1D"/>
    <w:rsid w:val="00DF7248"/>
    <w:rsid w:val="00E0083E"/>
    <w:rsid w:val="00E02A06"/>
    <w:rsid w:val="00E03FBC"/>
    <w:rsid w:val="00E050E1"/>
    <w:rsid w:val="00E07A60"/>
    <w:rsid w:val="00E100DE"/>
    <w:rsid w:val="00E11F1D"/>
    <w:rsid w:val="00E146E0"/>
    <w:rsid w:val="00E1499E"/>
    <w:rsid w:val="00E227A9"/>
    <w:rsid w:val="00E245A4"/>
    <w:rsid w:val="00E26104"/>
    <w:rsid w:val="00E32DD7"/>
    <w:rsid w:val="00E3511B"/>
    <w:rsid w:val="00E415EB"/>
    <w:rsid w:val="00E4372E"/>
    <w:rsid w:val="00E46F62"/>
    <w:rsid w:val="00E47459"/>
    <w:rsid w:val="00E506B1"/>
    <w:rsid w:val="00E56AEC"/>
    <w:rsid w:val="00E56E6B"/>
    <w:rsid w:val="00E573E5"/>
    <w:rsid w:val="00E62777"/>
    <w:rsid w:val="00E66781"/>
    <w:rsid w:val="00E669BC"/>
    <w:rsid w:val="00E7698F"/>
    <w:rsid w:val="00E76A5F"/>
    <w:rsid w:val="00E80266"/>
    <w:rsid w:val="00E81DFC"/>
    <w:rsid w:val="00E832DE"/>
    <w:rsid w:val="00E868D4"/>
    <w:rsid w:val="00E872D1"/>
    <w:rsid w:val="00E90732"/>
    <w:rsid w:val="00EA0F8B"/>
    <w:rsid w:val="00EA7AE3"/>
    <w:rsid w:val="00EB57E1"/>
    <w:rsid w:val="00EB5D2E"/>
    <w:rsid w:val="00EB781D"/>
    <w:rsid w:val="00EC0E95"/>
    <w:rsid w:val="00EC47A7"/>
    <w:rsid w:val="00EC5A9C"/>
    <w:rsid w:val="00ED41CB"/>
    <w:rsid w:val="00ED573F"/>
    <w:rsid w:val="00EE0AED"/>
    <w:rsid w:val="00EE2B56"/>
    <w:rsid w:val="00EE43E4"/>
    <w:rsid w:val="00EE46BF"/>
    <w:rsid w:val="00EE77CA"/>
    <w:rsid w:val="00EF0112"/>
    <w:rsid w:val="00EF235D"/>
    <w:rsid w:val="00EF604F"/>
    <w:rsid w:val="00F044C0"/>
    <w:rsid w:val="00F05004"/>
    <w:rsid w:val="00F06AB0"/>
    <w:rsid w:val="00F06CFB"/>
    <w:rsid w:val="00F12903"/>
    <w:rsid w:val="00F13972"/>
    <w:rsid w:val="00F1442A"/>
    <w:rsid w:val="00F17819"/>
    <w:rsid w:val="00F21512"/>
    <w:rsid w:val="00F2332B"/>
    <w:rsid w:val="00F25571"/>
    <w:rsid w:val="00F26320"/>
    <w:rsid w:val="00F2670B"/>
    <w:rsid w:val="00F27E41"/>
    <w:rsid w:val="00F3236B"/>
    <w:rsid w:val="00F33E47"/>
    <w:rsid w:val="00F44160"/>
    <w:rsid w:val="00F509A4"/>
    <w:rsid w:val="00F524E1"/>
    <w:rsid w:val="00F5257A"/>
    <w:rsid w:val="00F52EBC"/>
    <w:rsid w:val="00F53982"/>
    <w:rsid w:val="00F5567A"/>
    <w:rsid w:val="00F57FC9"/>
    <w:rsid w:val="00F60376"/>
    <w:rsid w:val="00F60453"/>
    <w:rsid w:val="00F61B38"/>
    <w:rsid w:val="00F6210D"/>
    <w:rsid w:val="00F65C5E"/>
    <w:rsid w:val="00F665CD"/>
    <w:rsid w:val="00F71304"/>
    <w:rsid w:val="00F71C12"/>
    <w:rsid w:val="00F72F58"/>
    <w:rsid w:val="00F72FC8"/>
    <w:rsid w:val="00F76C1F"/>
    <w:rsid w:val="00F77E85"/>
    <w:rsid w:val="00F81A6F"/>
    <w:rsid w:val="00F81FF1"/>
    <w:rsid w:val="00F97BC6"/>
    <w:rsid w:val="00FA0B0E"/>
    <w:rsid w:val="00FA132A"/>
    <w:rsid w:val="00FA1F25"/>
    <w:rsid w:val="00FA3E57"/>
    <w:rsid w:val="00FA5DC1"/>
    <w:rsid w:val="00FB2CF7"/>
    <w:rsid w:val="00FB4492"/>
    <w:rsid w:val="00FB465F"/>
    <w:rsid w:val="00FB6140"/>
    <w:rsid w:val="00FC013E"/>
    <w:rsid w:val="00FC3A85"/>
    <w:rsid w:val="00FC63FA"/>
    <w:rsid w:val="00FD0779"/>
    <w:rsid w:val="00FD0E46"/>
    <w:rsid w:val="00FD3776"/>
    <w:rsid w:val="00FD37B4"/>
    <w:rsid w:val="00FD38D8"/>
    <w:rsid w:val="00FD44D3"/>
    <w:rsid w:val="00FD7470"/>
    <w:rsid w:val="00FE01FA"/>
    <w:rsid w:val="00FE114B"/>
    <w:rsid w:val="00FE33B9"/>
    <w:rsid w:val="00FE402A"/>
    <w:rsid w:val="00FE59DD"/>
    <w:rsid w:val="00FF3D73"/>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9E10DE"/>
  <w15:chartTrackingRefBased/>
  <w15:docId w15:val="{86A74898-BDE1-4C41-BC55-5A2201CA6D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AU"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caption" w:semiHidden="1" w:unhideWhenUsed="1" w:qFormat="1"/>
    <w:lsdException w:name="Title" w:qFormat="1"/>
    <w:lsdException w:name="Subtitle" w:qFormat="1"/>
    <w:lsdException w:name="Strong" w:uiPriority="22" w:qFormat="1"/>
    <w:lsdException w:name="Emphasis" w:uiPriority="20"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A6F"/>
    <w:pPr>
      <w:spacing w:line="360" w:lineRule="auto"/>
      <w:jc w:val="both"/>
    </w:pPr>
    <w:rPr>
      <w:sz w:val="28"/>
      <w:szCs w:val="24"/>
      <w:lang w:val="en-IE" w:eastAsia="en-GB"/>
    </w:rPr>
  </w:style>
  <w:style w:type="paragraph" w:styleId="Heading1">
    <w:name w:val="heading 1"/>
    <w:basedOn w:val="Normal"/>
    <w:next w:val="Normal"/>
    <w:qFormat/>
    <w:rsid w:val="00D204E2"/>
    <w:pPr>
      <w:keepNext/>
      <w:pageBreakBefore/>
      <w:numPr>
        <w:numId w:val="2"/>
      </w:numPr>
      <w:outlineLvl w:val="0"/>
    </w:pPr>
    <w:rPr>
      <w:rFonts w:ascii="Arial" w:hAnsi="Arial"/>
      <w:b/>
      <w:sz w:val="40"/>
      <w:szCs w:val="40"/>
      <w:lang w:val="en-US"/>
    </w:rPr>
  </w:style>
  <w:style w:type="paragraph" w:styleId="Heading2">
    <w:name w:val="heading 2"/>
    <w:aliases w:val="Heading 2 Break Before"/>
    <w:basedOn w:val="Normal"/>
    <w:next w:val="Normal"/>
    <w:link w:val="Heading2Char"/>
    <w:qFormat/>
    <w:rsid w:val="00DE441E"/>
    <w:pPr>
      <w:keepNext/>
      <w:pageBreakBefore/>
      <w:numPr>
        <w:ilvl w:val="1"/>
        <w:numId w:val="2"/>
      </w:numPr>
      <w:spacing w:before="240" w:after="60"/>
      <w:outlineLvl w:val="1"/>
    </w:pPr>
    <w:rPr>
      <w:rFonts w:ascii="Arial" w:hAnsi="Arial" w:cs="Arial"/>
      <w:b/>
      <w:bCs/>
      <w:i/>
      <w:iCs/>
      <w:szCs w:val="28"/>
      <w:lang w:val="en-US" w:eastAsia="en-US"/>
    </w:rPr>
  </w:style>
  <w:style w:type="paragraph" w:styleId="Heading3">
    <w:name w:val="heading 3"/>
    <w:basedOn w:val="Normal"/>
    <w:next w:val="Normal"/>
    <w:qFormat/>
    <w:rsid w:val="00261373"/>
    <w:pPr>
      <w:keepNext/>
      <w:spacing w:before="240" w:after="60"/>
      <w:outlineLvl w:val="2"/>
    </w:pPr>
    <w:rPr>
      <w:rFonts w:ascii="Arial" w:hAnsi="Arial" w:cs="Arial"/>
      <w:b/>
      <w:bCs/>
      <w:sz w:val="26"/>
      <w:szCs w:val="26"/>
    </w:rPr>
  </w:style>
  <w:style w:type="paragraph" w:styleId="Heading4">
    <w:name w:val="heading 4"/>
    <w:basedOn w:val="Normal"/>
    <w:next w:val="Normal"/>
    <w:link w:val="Heading4Char"/>
    <w:qFormat/>
    <w:rsid w:val="00B2121B"/>
    <w:pPr>
      <w:keepNext/>
      <w:spacing w:before="240" w:after="60"/>
      <w:outlineLvl w:val="3"/>
    </w:pPr>
    <w:rPr>
      <w:b/>
      <w:bCs/>
      <w:szCs w:val="28"/>
    </w:rPr>
  </w:style>
  <w:style w:type="paragraph" w:styleId="Heading5">
    <w:name w:val="heading 5"/>
    <w:basedOn w:val="Normal"/>
    <w:next w:val="Normal"/>
    <w:link w:val="Heading5Char"/>
    <w:qFormat/>
    <w:rsid w:val="0086229F"/>
    <w:pPr>
      <w:tabs>
        <w:tab w:val="num" w:pos="1008"/>
      </w:tabs>
      <w:spacing w:before="240" w:after="60" w:line="300" w:lineRule="auto"/>
      <w:ind w:left="1008" w:hanging="1008"/>
      <w:outlineLvl w:val="4"/>
    </w:pPr>
    <w:rPr>
      <w:rFonts w:ascii="Euclid" w:hAnsi="Euclid"/>
      <w:b/>
      <w:bCs/>
      <w:i/>
      <w:iCs/>
      <w:sz w:val="26"/>
      <w:szCs w:val="26"/>
      <w:lang w:eastAsia="en-US"/>
    </w:rPr>
  </w:style>
  <w:style w:type="paragraph" w:styleId="Heading6">
    <w:name w:val="heading 6"/>
    <w:basedOn w:val="Normal"/>
    <w:next w:val="Normal"/>
    <w:link w:val="Heading6Char"/>
    <w:qFormat/>
    <w:rsid w:val="0086229F"/>
    <w:pPr>
      <w:tabs>
        <w:tab w:val="num" w:pos="1152"/>
      </w:tabs>
      <w:spacing w:before="240" w:after="60" w:line="300" w:lineRule="auto"/>
      <w:ind w:left="1152" w:hanging="1152"/>
      <w:outlineLvl w:val="5"/>
    </w:pPr>
    <w:rPr>
      <w:rFonts w:ascii="Euclid" w:hAnsi="Euclid"/>
      <w:b/>
      <w:bCs/>
      <w:sz w:val="22"/>
      <w:szCs w:val="22"/>
      <w:lang w:eastAsia="en-US"/>
    </w:rPr>
  </w:style>
  <w:style w:type="paragraph" w:styleId="Heading7">
    <w:name w:val="heading 7"/>
    <w:basedOn w:val="Normal"/>
    <w:next w:val="Normal"/>
    <w:link w:val="Heading7Char"/>
    <w:qFormat/>
    <w:rsid w:val="0086229F"/>
    <w:pPr>
      <w:tabs>
        <w:tab w:val="num" w:pos="1296"/>
      </w:tabs>
      <w:spacing w:before="240" w:after="60" w:line="300" w:lineRule="auto"/>
      <w:ind w:left="1296" w:hanging="1296"/>
      <w:outlineLvl w:val="6"/>
    </w:pPr>
    <w:rPr>
      <w:rFonts w:ascii="Euclid" w:hAnsi="Euclid"/>
      <w:sz w:val="24"/>
      <w:lang w:eastAsia="en-US"/>
    </w:rPr>
  </w:style>
  <w:style w:type="paragraph" w:styleId="Heading8">
    <w:name w:val="heading 8"/>
    <w:basedOn w:val="Normal"/>
    <w:next w:val="Normal"/>
    <w:link w:val="Heading8Char"/>
    <w:qFormat/>
    <w:rsid w:val="0086229F"/>
    <w:pPr>
      <w:tabs>
        <w:tab w:val="num" w:pos="1440"/>
      </w:tabs>
      <w:spacing w:before="240" w:after="60" w:line="300" w:lineRule="auto"/>
      <w:ind w:left="1440" w:hanging="1440"/>
      <w:outlineLvl w:val="7"/>
    </w:pPr>
    <w:rPr>
      <w:rFonts w:ascii="Euclid" w:hAnsi="Euclid"/>
      <w:i/>
      <w:iCs/>
      <w:sz w:val="24"/>
      <w:lang w:eastAsia="en-US"/>
    </w:rPr>
  </w:style>
  <w:style w:type="paragraph" w:styleId="Heading9">
    <w:name w:val="heading 9"/>
    <w:basedOn w:val="Normal"/>
    <w:next w:val="Normal"/>
    <w:link w:val="Heading9Char"/>
    <w:qFormat/>
    <w:rsid w:val="0086229F"/>
    <w:pPr>
      <w:tabs>
        <w:tab w:val="num" w:pos="1584"/>
      </w:tabs>
      <w:spacing w:before="240" w:after="60" w:line="300" w:lineRule="auto"/>
      <w:ind w:left="1584" w:hanging="1584"/>
      <w:outlineLvl w:val="8"/>
    </w:pPr>
    <w:rPr>
      <w:rFonts w:ascii="Arial" w:hAnsi="Arial" w:cs="Arial"/>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aliases w:val="Header Char Char Char"/>
    <w:basedOn w:val="Normal"/>
    <w:link w:val="HeaderChar"/>
    <w:rsid w:val="00262071"/>
    <w:pPr>
      <w:tabs>
        <w:tab w:val="center" w:pos="4320"/>
        <w:tab w:val="right" w:pos="8640"/>
      </w:tabs>
    </w:pPr>
  </w:style>
  <w:style w:type="paragraph" w:styleId="Footer">
    <w:name w:val="footer"/>
    <w:basedOn w:val="Normal"/>
    <w:rsid w:val="00262071"/>
    <w:pPr>
      <w:tabs>
        <w:tab w:val="center" w:pos="4320"/>
        <w:tab w:val="right" w:pos="8640"/>
      </w:tabs>
    </w:pPr>
  </w:style>
  <w:style w:type="character" w:styleId="Hyperlink">
    <w:name w:val="Hyperlink"/>
    <w:rsid w:val="004002AA"/>
    <w:rPr>
      <w:color w:val="0000FF"/>
      <w:u w:val="single"/>
    </w:rPr>
  </w:style>
  <w:style w:type="paragraph" w:styleId="BodyText">
    <w:name w:val="Body Text"/>
    <w:basedOn w:val="Normal"/>
    <w:rsid w:val="00D57BDD"/>
    <w:pPr>
      <w:jc w:val="center"/>
    </w:pPr>
    <w:rPr>
      <w:b/>
      <w:sz w:val="48"/>
      <w:szCs w:val="20"/>
      <w:lang w:val="en-US"/>
    </w:rPr>
  </w:style>
  <w:style w:type="paragraph" w:styleId="BodyTextIndent">
    <w:name w:val="Body Text Indent"/>
    <w:basedOn w:val="Normal"/>
    <w:rsid w:val="00D57BDD"/>
    <w:pPr>
      <w:ind w:left="360"/>
    </w:pPr>
    <w:rPr>
      <w:b/>
      <w:i/>
      <w:sz w:val="40"/>
      <w:szCs w:val="20"/>
      <w:lang w:val="en-US"/>
    </w:rPr>
  </w:style>
  <w:style w:type="paragraph" w:styleId="BodyText2">
    <w:name w:val="Body Text 2"/>
    <w:basedOn w:val="Normal"/>
    <w:rsid w:val="00F5567A"/>
    <w:rPr>
      <w:b/>
      <w:sz w:val="40"/>
      <w:szCs w:val="20"/>
      <w:lang w:val="en-US"/>
    </w:rPr>
  </w:style>
  <w:style w:type="paragraph" w:styleId="NormalWeb">
    <w:name w:val="Normal (Web)"/>
    <w:basedOn w:val="Normal"/>
    <w:uiPriority w:val="99"/>
    <w:rsid w:val="00E1499E"/>
    <w:pPr>
      <w:spacing w:before="100" w:beforeAutospacing="1" w:after="100" w:afterAutospacing="1"/>
    </w:pPr>
    <w:rPr>
      <w:lang w:val="en-US" w:eastAsia="en-US"/>
    </w:rPr>
  </w:style>
  <w:style w:type="paragraph" w:styleId="BalloonText">
    <w:name w:val="Balloon Text"/>
    <w:basedOn w:val="Normal"/>
    <w:semiHidden/>
    <w:rsid w:val="00E1499E"/>
    <w:rPr>
      <w:rFonts w:ascii="Tahoma" w:hAnsi="Tahoma" w:cs="Tahoma"/>
      <w:sz w:val="16"/>
      <w:szCs w:val="16"/>
    </w:rPr>
  </w:style>
  <w:style w:type="paragraph" w:customStyle="1" w:styleId="MTDisplayEquation">
    <w:name w:val="MTDisplayEquation"/>
    <w:basedOn w:val="Normal"/>
    <w:next w:val="Normal"/>
    <w:rsid w:val="009764F0"/>
    <w:pPr>
      <w:tabs>
        <w:tab w:val="center" w:pos="4820"/>
        <w:tab w:val="right" w:pos="9640"/>
      </w:tabs>
    </w:pPr>
    <w:rPr>
      <w:szCs w:val="28"/>
    </w:rPr>
  </w:style>
  <w:style w:type="paragraph" w:styleId="DocumentMap">
    <w:name w:val="Document Map"/>
    <w:basedOn w:val="Normal"/>
    <w:semiHidden/>
    <w:rsid w:val="002B4B43"/>
    <w:pPr>
      <w:shd w:val="clear" w:color="auto" w:fill="000080"/>
    </w:pPr>
    <w:rPr>
      <w:rFonts w:ascii="Tahoma" w:hAnsi="Tahoma" w:cs="Tahoma"/>
    </w:rPr>
  </w:style>
  <w:style w:type="paragraph" w:styleId="TOC2">
    <w:name w:val="toc 2"/>
    <w:basedOn w:val="Normal"/>
    <w:next w:val="Normal"/>
    <w:autoRedefine/>
    <w:uiPriority w:val="39"/>
    <w:rsid w:val="00A96BE6"/>
    <w:pPr>
      <w:ind w:left="280"/>
    </w:pPr>
  </w:style>
  <w:style w:type="paragraph" w:customStyle="1" w:styleId="StyleHeading1Linespacing15lines">
    <w:name w:val="Style Heading 1 + Line spacing:  1.5 lines"/>
    <w:basedOn w:val="Normal"/>
    <w:rsid w:val="005E10A4"/>
    <w:pPr>
      <w:numPr>
        <w:numId w:val="1"/>
      </w:numPr>
    </w:pPr>
  </w:style>
  <w:style w:type="paragraph" w:styleId="TOC1">
    <w:name w:val="toc 1"/>
    <w:basedOn w:val="Normal"/>
    <w:next w:val="Normal"/>
    <w:autoRedefine/>
    <w:uiPriority w:val="39"/>
    <w:rsid w:val="00B17E6F"/>
    <w:pPr>
      <w:tabs>
        <w:tab w:val="left" w:pos="560"/>
        <w:tab w:val="right" w:leader="dot" w:pos="9629"/>
      </w:tabs>
    </w:pPr>
    <w:rPr>
      <w:b/>
      <w:noProof/>
    </w:rPr>
  </w:style>
  <w:style w:type="paragraph" w:styleId="TOC3">
    <w:name w:val="toc 3"/>
    <w:basedOn w:val="Normal"/>
    <w:next w:val="Normal"/>
    <w:autoRedefine/>
    <w:semiHidden/>
    <w:rsid w:val="00A96BE6"/>
    <w:pPr>
      <w:ind w:left="560"/>
    </w:pPr>
  </w:style>
  <w:style w:type="paragraph" w:customStyle="1" w:styleId="Heading2NoBreak">
    <w:name w:val="Heading 2 No Break"/>
    <w:basedOn w:val="Heading2"/>
    <w:rsid w:val="00DF2F57"/>
    <w:pPr>
      <w:pageBreakBefore w:val="0"/>
    </w:pPr>
  </w:style>
  <w:style w:type="character" w:styleId="PageNumber">
    <w:name w:val="page number"/>
    <w:basedOn w:val="DefaultParagraphFont"/>
    <w:rsid w:val="00663989"/>
  </w:style>
  <w:style w:type="paragraph" w:styleId="ListBullet">
    <w:name w:val="List Bullet"/>
    <w:basedOn w:val="Normal"/>
    <w:rsid w:val="00F13972"/>
    <w:pPr>
      <w:numPr>
        <w:numId w:val="7"/>
      </w:numPr>
    </w:pPr>
  </w:style>
  <w:style w:type="table" w:styleId="TableGrid">
    <w:name w:val="Table Grid"/>
    <w:basedOn w:val="TableNormal"/>
    <w:rsid w:val="00254B9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86229F"/>
    <w:rPr>
      <w:rFonts w:ascii="Euclid" w:hAnsi="Euclid"/>
      <w:b/>
      <w:bCs/>
      <w:i/>
      <w:iCs/>
      <w:sz w:val="26"/>
      <w:szCs w:val="26"/>
      <w:lang w:eastAsia="en-US"/>
    </w:rPr>
  </w:style>
  <w:style w:type="character" w:customStyle="1" w:styleId="Heading6Char">
    <w:name w:val="Heading 6 Char"/>
    <w:link w:val="Heading6"/>
    <w:rsid w:val="0086229F"/>
    <w:rPr>
      <w:rFonts w:ascii="Euclid" w:hAnsi="Euclid"/>
      <w:b/>
      <w:bCs/>
      <w:sz w:val="22"/>
      <w:szCs w:val="22"/>
      <w:lang w:eastAsia="en-US"/>
    </w:rPr>
  </w:style>
  <w:style w:type="character" w:customStyle="1" w:styleId="Heading7Char">
    <w:name w:val="Heading 7 Char"/>
    <w:link w:val="Heading7"/>
    <w:rsid w:val="0086229F"/>
    <w:rPr>
      <w:rFonts w:ascii="Euclid" w:hAnsi="Euclid"/>
      <w:sz w:val="24"/>
      <w:szCs w:val="24"/>
      <w:lang w:eastAsia="en-US"/>
    </w:rPr>
  </w:style>
  <w:style w:type="character" w:customStyle="1" w:styleId="Heading8Char">
    <w:name w:val="Heading 8 Char"/>
    <w:link w:val="Heading8"/>
    <w:rsid w:val="0086229F"/>
    <w:rPr>
      <w:rFonts w:ascii="Euclid" w:hAnsi="Euclid"/>
      <w:i/>
      <w:iCs/>
      <w:sz w:val="24"/>
      <w:szCs w:val="24"/>
      <w:lang w:eastAsia="en-US"/>
    </w:rPr>
  </w:style>
  <w:style w:type="character" w:customStyle="1" w:styleId="Heading9Char">
    <w:name w:val="Heading 9 Char"/>
    <w:link w:val="Heading9"/>
    <w:rsid w:val="0086229F"/>
    <w:rPr>
      <w:rFonts w:ascii="Arial" w:hAnsi="Arial" w:cs="Arial"/>
      <w:sz w:val="22"/>
      <w:szCs w:val="22"/>
      <w:lang w:eastAsia="en-US"/>
    </w:rPr>
  </w:style>
  <w:style w:type="paragraph" w:styleId="Quote">
    <w:name w:val="Quote"/>
    <w:basedOn w:val="Normal"/>
    <w:next w:val="Normal"/>
    <w:link w:val="QuoteChar"/>
    <w:qFormat/>
    <w:rsid w:val="0086229F"/>
    <w:pPr>
      <w:spacing w:before="180" w:after="240" w:line="240" w:lineRule="auto"/>
      <w:ind w:left="1701" w:right="1701"/>
    </w:pPr>
    <w:rPr>
      <w:i/>
      <w:sz w:val="24"/>
      <w:lang w:eastAsia="en-US"/>
    </w:rPr>
  </w:style>
  <w:style w:type="character" w:customStyle="1" w:styleId="QuoteChar">
    <w:name w:val="Quote Char"/>
    <w:link w:val="Quote"/>
    <w:rsid w:val="0086229F"/>
    <w:rPr>
      <w:i/>
      <w:sz w:val="24"/>
      <w:szCs w:val="24"/>
      <w:lang w:eastAsia="en-US"/>
    </w:rPr>
  </w:style>
  <w:style w:type="paragraph" w:customStyle="1" w:styleId="Variable-Greek">
    <w:name w:val="Variable - Greek"/>
    <w:basedOn w:val="Normal"/>
    <w:link w:val="Variable-GreekChar"/>
    <w:rsid w:val="0086229F"/>
    <w:pPr>
      <w:spacing w:before="180" w:after="300" w:line="300" w:lineRule="auto"/>
    </w:pPr>
    <w:rPr>
      <w:rFonts w:ascii="Symbol" w:hAnsi="Symbol"/>
      <w:i/>
      <w:sz w:val="24"/>
      <w:lang w:eastAsia="en-US"/>
    </w:rPr>
  </w:style>
  <w:style w:type="paragraph" w:customStyle="1" w:styleId="Variable-Roman">
    <w:name w:val="Variable - Roman"/>
    <w:basedOn w:val="Normal"/>
    <w:link w:val="Variable-RomanChar"/>
    <w:rsid w:val="0086229F"/>
    <w:pPr>
      <w:spacing w:before="180" w:after="300" w:line="300" w:lineRule="auto"/>
    </w:pPr>
    <w:rPr>
      <w:rFonts w:ascii="Euclid" w:hAnsi="Euclid"/>
      <w:i/>
      <w:sz w:val="24"/>
      <w:lang w:eastAsia="en-US"/>
    </w:rPr>
  </w:style>
  <w:style w:type="character" w:customStyle="1" w:styleId="Variable-RomanChar">
    <w:name w:val="Variable - Roman Char"/>
    <w:link w:val="Variable-Roman"/>
    <w:rsid w:val="0086229F"/>
    <w:rPr>
      <w:rFonts w:ascii="Euclid" w:hAnsi="Euclid"/>
      <w:i/>
      <w:sz w:val="24"/>
      <w:szCs w:val="24"/>
      <w:lang w:eastAsia="en-US"/>
    </w:rPr>
  </w:style>
  <w:style w:type="character" w:customStyle="1" w:styleId="MTConvertedEquation">
    <w:name w:val="MTConvertedEquation"/>
    <w:rsid w:val="0086229F"/>
    <w:rPr>
      <w:lang w:val="en-IE"/>
    </w:rPr>
  </w:style>
  <w:style w:type="character" w:customStyle="1" w:styleId="Variable-GreekChar">
    <w:name w:val="Variable - Greek Char"/>
    <w:link w:val="Variable-Greek"/>
    <w:rsid w:val="0086229F"/>
    <w:rPr>
      <w:rFonts w:ascii="Symbol" w:hAnsi="Symbol"/>
      <w:i/>
      <w:sz w:val="24"/>
      <w:szCs w:val="24"/>
      <w:lang w:eastAsia="en-US"/>
    </w:rPr>
  </w:style>
  <w:style w:type="character" w:customStyle="1" w:styleId="MTEquationSection">
    <w:name w:val="MTEquationSection"/>
    <w:rsid w:val="0086229F"/>
    <w:rPr>
      <w:vanish w:val="0"/>
      <w:color w:val="FF0000"/>
      <w:lang w:val="en-IE"/>
    </w:rPr>
  </w:style>
  <w:style w:type="paragraph" w:styleId="Caption">
    <w:name w:val="caption"/>
    <w:basedOn w:val="Normal"/>
    <w:next w:val="Normal"/>
    <w:link w:val="CaptionChar"/>
    <w:autoRedefine/>
    <w:qFormat/>
    <w:rsid w:val="0086229F"/>
    <w:pPr>
      <w:spacing w:after="300" w:line="300" w:lineRule="auto"/>
      <w:jc w:val="center"/>
    </w:pPr>
    <w:rPr>
      <w:rFonts w:ascii="Euclid" w:hAnsi="Euclid"/>
      <w:bCs/>
      <w:sz w:val="24"/>
      <w:szCs w:val="20"/>
      <w:lang w:eastAsia="en-US"/>
    </w:rPr>
  </w:style>
  <w:style w:type="paragraph" w:customStyle="1" w:styleId="ChapterNumber">
    <w:name w:val="Chapter Number"/>
    <w:basedOn w:val="Normal"/>
    <w:rsid w:val="0086229F"/>
    <w:pPr>
      <w:spacing w:before="180" w:after="300" w:line="300" w:lineRule="auto"/>
      <w:jc w:val="center"/>
    </w:pPr>
    <w:rPr>
      <w:b/>
      <w:i/>
      <w:iCs/>
      <w:sz w:val="48"/>
      <w:szCs w:val="48"/>
      <w:lang w:eastAsia="en-US"/>
    </w:rPr>
  </w:style>
  <w:style w:type="paragraph" w:customStyle="1" w:styleId="TableTitle">
    <w:name w:val="Table Title"/>
    <w:basedOn w:val="Caption"/>
    <w:next w:val="Normal"/>
    <w:rsid w:val="0086229F"/>
    <w:pPr>
      <w:keepNext/>
      <w:jc w:val="left"/>
    </w:pPr>
    <w:rPr>
      <w:szCs w:val="24"/>
    </w:rPr>
  </w:style>
  <w:style w:type="paragraph" w:customStyle="1" w:styleId="TableHeading">
    <w:name w:val="Table Heading"/>
    <w:basedOn w:val="Normal"/>
    <w:rsid w:val="0086229F"/>
    <w:pPr>
      <w:spacing w:line="240" w:lineRule="auto"/>
      <w:jc w:val="left"/>
    </w:pPr>
    <w:rPr>
      <w:rFonts w:ascii="Euclid" w:hAnsi="Euclid"/>
      <w:b/>
      <w:bCs/>
      <w:sz w:val="24"/>
      <w:szCs w:val="20"/>
      <w:lang w:eastAsia="en-US"/>
    </w:rPr>
  </w:style>
  <w:style w:type="paragraph" w:customStyle="1" w:styleId="ChapterTitle">
    <w:name w:val="Chapter Title"/>
    <w:basedOn w:val="Normal"/>
    <w:rsid w:val="0086229F"/>
    <w:pPr>
      <w:spacing w:before="180" w:after="300" w:line="300" w:lineRule="auto"/>
      <w:jc w:val="center"/>
    </w:pPr>
    <w:rPr>
      <w:b/>
      <w:smallCaps/>
      <w:sz w:val="48"/>
      <w:szCs w:val="48"/>
      <w:lang w:eastAsia="en-US"/>
    </w:rPr>
  </w:style>
  <w:style w:type="paragraph" w:customStyle="1" w:styleId="Figure">
    <w:name w:val="Figure"/>
    <w:basedOn w:val="Normal"/>
    <w:next w:val="Caption"/>
    <w:autoRedefine/>
    <w:rsid w:val="0086229F"/>
    <w:pPr>
      <w:keepNext/>
      <w:spacing w:before="180" w:line="300" w:lineRule="auto"/>
      <w:jc w:val="center"/>
    </w:pPr>
    <w:rPr>
      <w:rFonts w:ascii="Euclid" w:hAnsi="Euclid"/>
      <w:sz w:val="24"/>
      <w:szCs w:val="20"/>
      <w:lang w:eastAsia="en-US"/>
    </w:rPr>
  </w:style>
  <w:style w:type="paragraph" w:customStyle="1" w:styleId="TableEntries">
    <w:name w:val="Table Entries"/>
    <w:basedOn w:val="Normal"/>
    <w:rsid w:val="0086229F"/>
    <w:pPr>
      <w:spacing w:line="240" w:lineRule="auto"/>
      <w:jc w:val="center"/>
    </w:pPr>
    <w:rPr>
      <w:rFonts w:ascii="Euclid" w:hAnsi="Euclid"/>
      <w:sz w:val="24"/>
      <w:szCs w:val="20"/>
      <w:lang w:eastAsia="en-US"/>
    </w:rPr>
  </w:style>
  <w:style w:type="character" w:styleId="CommentReference">
    <w:name w:val="annotation reference"/>
    <w:rsid w:val="0086229F"/>
    <w:rPr>
      <w:sz w:val="16"/>
      <w:szCs w:val="16"/>
    </w:rPr>
  </w:style>
  <w:style w:type="paragraph" w:styleId="CommentText">
    <w:name w:val="annotation text"/>
    <w:basedOn w:val="Normal"/>
    <w:link w:val="CommentTextChar"/>
    <w:rsid w:val="0086229F"/>
    <w:pPr>
      <w:spacing w:before="180" w:after="300" w:line="300" w:lineRule="auto"/>
    </w:pPr>
    <w:rPr>
      <w:rFonts w:ascii="Euclid" w:hAnsi="Euclid"/>
      <w:sz w:val="20"/>
      <w:szCs w:val="20"/>
      <w:lang w:eastAsia="en-US"/>
    </w:rPr>
  </w:style>
  <w:style w:type="character" w:customStyle="1" w:styleId="CommentTextChar">
    <w:name w:val="Comment Text Char"/>
    <w:link w:val="CommentText"/>
    <w:rsid w:val="0086229F"/>
    <w:rPr>
      <w:rFonts w:ascii="Euclid" w:hAnsi="Euclid"/>
      <w:lang w:eastAsia="en-US"/>
    </w:rPr>
  </w:style>
  <w:style w:type="paragraph" w:styleId="CommentSubject">
    <w:name w:val="annotation subject"/>
    <w:basedOn w:val="CommentText"/>
    <w:next w:val="CommentText"/>
    <w:link w:val="CommentSubjectChar"/>
    <w:rsid w:val="0086229F"/>
    <w:rPr>
      <w:b/>
      <w:bCs/>
    </w:rPr>
  </w:style>
  <w:style w:type="character" w:customStyle="1" w:styleId="CommentSubjectChar">
    <w:name w:val="Comment Subject Char"/>
    <w:link w:val="CommentSubject"/>
    <w:rsid w:val="0086229F"/>
    <w:rPr>
      <w:rFonts w:ascii="Euclid" w:hAnsi="Euclid"/>
      <w:b/>
      <w:bCs/>
      <w:lang w:eastAsia="en-US"/>
    </w:rPr>
  </w:style>
  <w:style w:type="numbering" w:customStyle="1" w:styleId="StyleBulleted">
    <w:name w:val="Style Bulleted"/>
    <w:basedOn w:val="NoList"/>
    <w:rsid w:val="0086229F"/>
    <w:pPr>
      <w:numPr>
        <w:numId w:val="11"/>
      </w:numPr>
    </w:pPr>
  </w:style>
  <w:style w:type="paragraph" w:customStyle="1" w:styleId="BulletedText">
    <w:name w:val="Bulleted Text"/>
    <w:basedOn w:val="Normal"/>
    <w:rsid w:val="0086229F"/>
    <w:pPr>
      <w:spacing w:line="300" w:lineRule="auto"/>
    </w:pPr>
    <w:rPr>
      <w:rFonts w:ascii="Euclid" w:hAnsi="Euclid"/>
      <w:sz w:val="24"/>
      <w:szCs w:val="20"/>
      <w:lang w:eastAsia="en-US"/>
    </w:rPr>
  </w:style>
  <w:style w:type="paragraph" w:customStyle="1" w:styleId="StyleAfter0pt">
    <w:name w:val="Style After:  0 pt"/>
    <w:basedOn w:val="Normal"/>
    <w:link w:val="StyleAfter0ptChar"/>
    <w:rsid w:val="0086229F"/>
    <w:pPr>
      <w:spacing w:before="180" w:line="300" w:lineRule="auto"/>
    </w:pPr>
    <w:rPr>
      <w:rFonts w:ascii="Euclid" w:hAnsi="Euclid"/>
      <w:sz w:val="24"/>
      <w:szCs w:val="20"/>
      <w:lang w:eastAsia="en-US"/>
    </w:rPr>
  </w:style>
  <w:style w:type="character" w:customStyle="1" w:styleId="StyleAfter0ptChar">
    <w:name w:val="Style After:  0 pt Char"/>
    <w:link w:val="StyleAfter0pt"/>
    <w:rsid w:val="0086229F"/>
    <w:rPr>
      <w:rFonts w:ascii="Euclid" w:hAnsi="Euclid"/>
      <w:sz w:val="24"/>
      <w:lang w:eastAsia="en-US"/>
    </w:rPr>
  </w:style>
  <w:style w:type="paragraph" w:customStyle="1" w:styleId="CodeChar">
    <w:name w:val="Code Char"/>
    <w:basedOn w:val="Normal"/>
    <w:next w:val="Normal"/>
    <w:link w:val="CodeCharChar"/>
    <w:autoRedefine/>
    <w:rsid w:val="0086229F"/>
    <w:pPr>
      <w:spacing w:line="240" w:lineRule="auto"/>
    </w:pPr>
    <w:rPr>
      <w:rFonts w:ascii="Courier New" w:hAnsi="Courier New" w:cs="Courier New"/>
      <w:sz w:val="24"/>
      <w:lang w:eastAsia="en-US"/>
    </w:rPr>
  </w:style>
  <w:style w:type="character" w:customStyle="1" w:styleId="CodeCharChar">
    <w:name w:val="Code Char Char"/>
    <w:link w:val="CodeChar"/>
    <w:rsid w:val="0086229F"/>
    <w:rPr>
      <w:rFonts w:ascii="Courier New" w:hAnsi="Courier New" w:cs="Courier New"/>
      <w:sz w:val="24"/>
      <w:szCs w:val="24"/>
      <w:lang w:eastAsia="en-US"/>
    </w:rPr>
  </w:style>
  <w:style w:type="paragraph" w:styleId="EnvelopeReturn">
    <w:name w:val="envelope return"/>
    <w:basedOn w:val="Normal"/>
    <w:rsid w:val="0086229F"/>
    <w:pPr>
      <w:spacing w:before="180" w:after="300" w:line="300" w:lineRule="auto"/>
    </w:pPr>
    <w:rPr>
      <w:rFonts w:ascii="Arial" w:hAnsi="Arial" w:cs="Arial"/>
      <w:sz w:val="20"/>
      <w:szCs w:val="20"/>
      <w:lang w:eastAsia="en-US"/>
    </w:rPr>
  </w:style>
  <w:style w:type="paragraph" w:customStyle="1" w:styleId="H2-First">
    <w:name w:val="H2 - First"/>
    <w:basedOn w:val="Heading2"/>
    <w:autoRedefine/>
    <w:rsid w:val="0086229F"/>
    <w:pPr>
      <w:pageBreakBefore w:val="0"/>
      <w:tabs>
        <w:tab w:val="clear" w:pos="680"/>
        <w:tab w:val="num" w:pos="576"/>
      </w:tabs>
      <w:spacing w:before="480" w:line="300" w:lineRule="auto"/>
      <w:ind w:left="576" w:hanging="576"/>
    </w:pPr>
    <w:rPr>
      <w:lang w:val="en-IE"/>
    </w:rPr>
  </w:style>
  <w:style w:type="paragraph" w:styleId="TableofFigures">
    <w:name w:val="table of figures"/>
    <w:basedOn w:val="Normal"/>
    <w:next w:val="Normal"/>
    <w:rsid w:val="0086229F"/>
    <w:pPr>
      <w:spacing w:before="180" w:after="300" w:line="300" w:lineRule="auto"/>
      <w:ind w:left="480" w:hanging="480"/>
    </w:pPr>
    <w:rPr>
      <w:rFonts w:ascii="Euclid" w:hAnsi="Euclid"/>
      <w:sz w:val="24"/>
      <w:lang w:eastAsia="en-US"/>
    </w:rPr>
  </w:style>
  <w:style w:type="paragraph" w:styleId="TOC4">
    <w:name w:val="toc 4"/>
    <w:basedOn w:val="Normal"/>
    <w:next w:val="Normal"/>
    <w:autoRedefine/>
    <w:rsid w:val="0086229F"/>
    <w:pPr>
      <w:spacing w:before="180" w:after="300" w:line="300" w:lineRule="auto"/>
      <w:ind w:left="720"/>
    </w:pPr>
    <w:rPr>
      <w:rFonts w:ascii="Euclid" w:hAnsi="Euclid"/>
      <w:sz w:val="24"/>
      <w:lang w:eastAsia="en-US"/>
    </w:rPr>
  </w:style>
  <w:style w:type="character" w:customStyle="1" w:styleId="HeaderChar">
    <w:name w:val="Header Char"/>
    <w:aliases w:val="Header Char Char Char Char"/>
    <w:link w:val="Header"/>
    <w:rsid w:val="0086229F"/>
    <w:rPr>
      <w:sz w:val="28"/>
      <w:szCs w:val="24"/>
      <w:lang w:eastAsia="en-GB"/>
    </w:rPr>
  </w:style>
  <w:style w:type="character" w:customStyle="1" w:styleId="CaptionChar">
    <w:name w:val="Caption Char"/>
    <w:link w:val="Caption"/>
    <w:rsid w:val="0086229F"/>
    <w:rPr>
      <w:rFonts w:ascii="Euclid" w:hAnsi="Euclid"/>
      <w:bCs/>
      <w:sz w:val="24"/>
      <w:lang w:eastAsia="en-US"/>
    </w:rPr>
  </w:style>
  <w:style w:type="table" w:styleId="TableGrid1">
    <w:name w:val="Table Grid 1"/>
    <w:basedOn w:val="TableNormal"/>
    <w:rsid w:val="0086229F"/>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Heading2-Intro">
    <w:name w:val="Heading 2 - Intro"/>
    <w:basedOn w:val="Heading2"/>
    <w:autoRedefine/>
    <w:rsid w:val="0086229F"/>
    <w:pPr>
      <w:pageBreakBefore w:val="0"/>
      <w:numPr>
        <w:ilvl w:val="0"/>
        <w:numId w:val="0"/>
      </w:numPr>
      <w:spacing w:before="480" w:line="300" w:lineRule="auto"/>
    </w:pPr>
    <w:rPr>
      <w:rFonts w:cs="Times New Roman"/>
      <w:szCs w:val="20"/>
      <w:lang w:val="en-IE"/>
    </w:rPr>
  </w:style>
  <w:style w:type="paragraph" w:customStyle="1" w:styleId="Code">
    <w:name w:val="Code"/>
    <w:basedOn w:val="Normal"/>
    <w:link w:val="CodeChar1"/>
    <w:rsid w:val="0086229F"/>
    <w:pPr>
      <w:spacing w:before="180" w:after="300" w:line="300" w:lineRule="auto"/>
    </w:pPr>
    <w:rPr>
      <w:rFonts w:ascii="Euclid" w:hAnsi="Euclid"/>
      <w:sz w:val="24"/>
      <w:lang w:eastAsia="en-US"/>
    </w:rPr>
  </w:style>
  <w:style w:type="paragraph" w:customStyle="1" w:styleId="StyleCodeChar">
    <w:name w:val="Style Code + Char"/>
    <w:basedOn w:val="CodeChar"/>
    <w:link w:val="StyleCodeCharChar"/>
    <w:rsid w:val="0086229F"/>
  </w:style>
  <w:style w:type="character" w:customStyle="1" w:styleId="StyleCodeCharChar">
    <w:name w:val="Style Code + Char Char"/>
    <w:link w:val="StyleCodeChar"/>
    <w:rsid w:val="0086229F"/>
  </w:style>
  <w:style w:type="character" w:customStyle="1" w:styleId="CodeChar1">
    <w:name w:val="Code Char1"/>
    <w:link w:val="Code"/>
    <w:rsid w:val="0086229F"/>
    <w:rPr>
      <w:rFonts w:ascii="Euclid" w:hAnsi="Euclid"/>
      <w:sz w:val="24"/>
      <w:szCs w:val="24"/>
      <w:lang w:eastAsia="en-US"/>
    </w:rPr>
  </w:style>
  <w:style w:type="character" w:styleId="Strong">
    <w:name w:val="Strong"/>
    <w:uiPriority w:val="22"/>
    <w:qFormat/>
    <w:rsid w:val="00562353"/>
    <w:rPr>
      <w:b/>
      <w:bCs/>
    </w:rPr>
  </w:style>
  <w:style w:type="character" w:styleId="Emphasis">
    <w:name w:val="Emphasis"/>
    <w:uiPriority w:val="20"/>
    <w:qFormat/>
    <w:rsid w:val="00562353"/>
    <w:rPr>
      <w:i/>
      <w:iCs/>
    </w:rPr>
  </w:style>
  <w:style w:type="character" w:customStyle="1" w:styleId="Heading4Char">
    <w:name w:val="Heading 4 Char"/>
    <w:link w:val="Heading4"/>
    <w:rsid w:val="006D6F80"/>
    <w:rPr>
      <w:b/>
      <w:bCs/>
      <w:sz w:val="28"/>
      <w:szCs w:val="28"/>
      <w:lang w:eastAsia="en-GB"/>
    </w:rPr>
  </w:style>
  <w:style w:type="character" w:customStyle="1" w:styleId="Heading2Char">
    <w:name w:val="Heading 2 Char"/>
    <w:aliases w:val="Heading 2 Break Before Char"/>
    <w:link w:val="Heading2"/>
    <w:rsid w:val="00EE46BF"/>
    <w:rPr>
      <w:rFonts w:ascii="Arial" w:hAnsi="Arial" w:cs="Arial"/>
      <w:b/>
      <w:bCs/>
      <w:i/>
      <w:iCs/>
      <w:sz w:val="28"/>
      <w:szCs w:val="28"/>
      <w:lang w:val="en-US" w:eastAsia="en-US"/>
    </w:rPr>
  </w:style>
  <w:style w:type="paragraph" w:styleId="Revision">
    <w:name w:val="Revision"/>
    <w:hidden/>
    <w:uiPriority w:val="99"/>
    <w:semiHidden/>
    <w:rsid w:val="00C73128"/>
    <w:rPr>
      <w:sz w:val="28"/>
      <w:szCs w:val="24"/>
      <w:lang w:val="en-IE"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4.bin"/><Relationship Id="rId21" Type="http://schemas.openxmlformats.org/officeDocument/2006/relationships/oleObject" Target="embeddings/oleObject9.bin"/><Relationship Id="rId42" Type="http://schemas.openxmlformats.org/officeDocument/2006/relationships/image" Target="media/image11.emf"/><Relationship Id="rId47" Type="http://schemas.openxmlformats.org/officeDocument/2006/relationships/image" Target="media/image16.png"/><Relationship Id="rId63" Type="http://schemas.openxmlformats.org/officeDocument/2006/relationships/oleObject" Target="embeddings/oleObject25.bin"/><Relationship Id="rId68" Type="http://schemas.openxmlformats.org/officeDocument/2006/relationships/oleObject" Target="embeddings/oleObject30.bin"/><Relationship Id="rId16" Type="http://schemas.openxmlformats.org/officeDocument/2006/relationships/oleObject" Target="embeddings/oleObject4.bin"/><Relationship Id="rId11" Type="http://schemas.openxmlformats.org/officeDocument/2006/relationships/oleObject" Target="embeddings/oleObject1.bin"/><Relationship Id="rId32" Type="http://schemas.openxmlformats.org/officeDocument/2006/relationships/oleObject" Target="embeddings/oleObject20.bin"/><Relationship Id="rId37" Type="http://schemas.openxmlformats.org/officeDocument/2006/relationships/image" Target="media/image7.wmf"/><Relationship Id="rId53" Type="http://schemas.openxmlformats.org/officeDocument/2006/relationships/image" Target="media/image22.png"/><Relationship Id="rId58" Type="http://schemas.openxmlformats.org/officeDocument/2006/relationships/image" Target="media/image27.png"/><Relationship Id="rId74" Type="http://schemas.openxmlformats.org/officeDocument/2006/relationships/hyperlink" Target="http://www.colincaprani.com/wordpress/go.php?http://dx.doi.org/10.1016/j.strusafe.2006.11.006" TargetMode="External"/><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0.wmf"/><Relationship Id="rId19" Type="http://schemas.openxmlformats.org/officeDocument/2006/relationships/oleObject" Target="embeddings/oleObject7.bin"/><Relationship Id="rId14" Type="http://schemas.openxmlformats.org/officeDocument/2006/relationships/image" Target="media/image4.wmf"/><Relationship Id="rId22" Type="http://schemas.openxmlformats.org/officeDocument/2006/relationships/oleObject" Target="embeddings/oleObject10.bin"/><Relationship Id="rId27" Type="http://schemas.openxmlformats.org/officeDocument/2006/relationships/oleObject" Target="embeddings/oleObject15.bin"/><Relationship Id="rId30" Type="http://schemas.openxmlformats.org/officeDocument/2006/relationships/oleObject" Target="embeddings/oleObject18.bin"/><Relationship Id="rId35" Type="http://schemas.openxmlformats.org/officeDocument/2006/relationships/image" Target="media/image6.wmf"/><Relationship Id="rId43" Type="http://schemas.openxmlformats.org/officeDocument/2006/relationships/image" Target="media/image12.emf"/><Relationship Id="rId48" Type="http://schemas.openxmlformats.org/officeDocument/2006/relationships/image" Target="media/image17.png"/><Relationship Id="rId56" Type="http://schemas.openxmlformats.org/officeDocument/2006/relationships/image" Target="media/image25.png"/><Relationship Id="rId64" Type="http://schemas.openxmlformats.org/officeDocument/2006/relationships/oleObject" Target="embeddings/oleObject26.bin"/><Relationship Id="rId69" Type="http://schemas.openxmlformats.org/officeDocument/2006/relationships/oleObject" Target="embeddings/oleObject31.bin"/><Relationship Id="rId77"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oleObject" Target="embeddings/oleObject34.bin"/><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3.wmf"/><Relationship Id="rId17" Type="http://schemas.openxmlformats.org/officeDocument/2006/relationships/oleObject" Target="embeddings/oleObject5.bin"/><Relationship Id="rId25" Type="http://schemas.openxmlformats.org/officeDocument/2006/relationships/oleObject" Target="embeddings/oleObject13.bin"/><Relationship Id="rId33" Type="http://schemas.openxmlformats.org/officeDocument/2006/relationships/oleObject" Target="embeddings/oleObject21.bin"/><Relationship Id="rId38" Type="http://schemas.openxmlformats.org/officeDocument/2006/relationships/oleObject" Target="embeddings/oleObject23.bin"/><Relationship Id="rId46" Type="http://schemas.openxmlformats.org/officeDocument/2006/relationships/image" Target="media/image15.png"/><Relationship Id="rId59" Type="http://schemas.openxmlformats.org/officeDocument/2006/relationships/image" Target="media/image28.png"/><Relationship Id="rId67" Type="http://schemas.openxmlformats.org/officeDocument/2006/relationships/oleObject" Target="embeddings/oleObject29.bin"/><Relationship Id="rId20" Type="http://schemas.openxmlformats.org/officeDocument/2006/relationships/oleObject" Target="embeddings/oleObject8.bin"/><Relationship Id="rId41" Type="http://schemas.openxmlformats.org/officeDocument/2006/relationships/image" Target="media/image10.emf"/><Relationship Id="rId54" Type="http://schemas.openxmlformats.org/officeDocument/2006/relationships/image" Target="media/image23.png"/><Relationship Id="rId62" Type="http://schemas.openxmlformats.org/officeDocument/2006/relationships/oleObject" Target="embeddings/oleObject24.bin"/><Relationship Id="rId70" Type="http://schemas.openxmlformats.org/officeDocument/2006/relationships/oleObject" Target="embeddings/oleObject32.bin"/><Relationship Id="rId75" Type="http://schemas.openxmlformats.org/officeDocument/2006/relationships/hyperlink" Target="http://www.colincaprani.com/wordpress/go.php?http://www.istructe.org/thestructuralengineer/HC/Abstract.asp?PID=54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3.bin"/><Relationship Id="rId23" Type="http://schemas.openxmlformats.org/officeDocument/2006/relationships/oleObject" Target="embeddings/oleObject11.bin"/><Relationship Id="rId28" Type="http://schemas.openxmlformats.org/officeDocument/2006/relationships/oleObject" Target="embeddings/oleObject16.bin"/><Relationship Id="rId36" Type="http://schemas.openxmlformats.org/officeDocument/2006/relationships/oleObject" Target="embeddings/oleObject22.bin"/><Relationship Id="rId49" Type="http://schemas.openxmlformats.org/officeDocument/2006/relationships/image" Target="media/image18.emf"/><Relationship Id="rId57" Type="http://schemas.openxmlformats.org/officeDocument/2006/relationships/image" Target="media/image26.png"/><Relationship Id="rId10" Type="http://schemas.openxmlformats.org/officeDocument/2006/relationships/image" Target="media/image2.wmf"/><Relationship Id="rId31" Type="http://schemas.openxmlformats.org/officeDocument/2006/relationships/oleObject" Target="embeddings/oleObject19.bin"/><Relationship Id="rId44" Type="http://schemas.openxmlformats.org/officeDocument/2006/relationships/image" Target="media/image13.png"/><Relationship Id="rId52" Type="http://schemas.openxmlformats.org/officeDocument/2006/relationships/image" Target="media/image21.png"/><Relationship Id="rId60" Type="http://schemas.openxmlformats.org/officeDocument/2006/relationships/image" Target="media/image29.png"/><Relationship Id="rId65" Type="http://schemas.openxmlformats.org/officeDocument/2006/relationships/oleObject" Target="embeddings/oleObject27.bin"/><Relationship Id="rId73" Type="http://schemas.openxmlformats.org/officeDocument/2006/relationships/hyperlink" Target="http://www.colincaprani.com/research/phd-dissertation/" TargetMode="External"/><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colin.caprani@monash" TargetMode="External"/><Relationship Id="rId13" Type="http://schemas.openxmlformats.org/officeDocument/2006/relationships/oleObject" Target="embeddings/oleObject2.bin"/><Relationship Id="rId18" Type="http://schemas.openxmlformats.org/officeDocument/2006/relationships/oleObject" Target="embeddings/oleObject6.bin"/><Relationship Id="rId39" Type="http://schemas.openxmlformats.org/officeDocument/2006/relationships/image" Target="media/image8.png"/><Relationship Id="rId34" Type="http://schemas.openxmlformats.org/officeDocument/2006/relationships/image" Target="media/image5.emf"/><Relationship Id="rId50" Type="http://schemas.openxmlformats.org/officeDocument/2006/relationships/image" Target="media/image19.png"/><Relationship Id="rId55" Type="http://schemas.openxmlformats.org/officeDocument/2006/relationships/image" Target="media/image24.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oleObject" Target="embeddings/oleObject33.bin"/><Relationship Id="rId2" Type="http://schemas.openxmlformats.org/officeDocument/2006/relationships/numbering" Target="numbering.xml"/><Relationship Id="rId29" Type="http://schemas.openxmlformats.org/officeDocument/2006/relationships/oleObject" Target="embeddings/oleObject17.bin"/><Relationship Id="rId24" Type="http://schemas.openxmlformats.org/officeDocument/2006/relationships/oleObject" Target="embeddings/oleObject12.bin"/><Relationship Id="rId40" Type="http://schemas.openxmlformats.org/officeDocument/2006/relationships/image" Target="media/image9.emf"/><Relationship Id="rId45" Type="http://schemas.openxmlformats.org/officeDocument/2006/relationships/image" Target="media/image14.png"/><Relationship Id="rId66" Type="http://schemas.openxmlformats.org/officeDocument/2006/relationships/oleObject" Target="embeddings/oleObject2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DFCA4B-0643-46B8-9C84-1C77A4E4AD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77</Pages>
  <Words>10673</Words>
  <Characters>60841</Characters>
  <Application>Microsoft Office Word</Application>
  <DocSecurity>0</DocSecurity>
  <Lines>507</Lines>
  <Paragraphs>142</Paragraphs>
  <ScaleCrop>false</ScaleCrop>
  <HeadingPairs>
    <vt:vector size="2" baseType="variant">
      <vt:variant>
        <vt:lpstr>Title</vt:lpstr>
      </vt:variant>
      <vt:variant>
        <vt:i4>1</vt:i4>
      </vt:variant>
    </vt:vector>
  </HeadingPairs>
  <TitlesOfParts>
    <vt:vector size="1" baseType="lpstr">
      <vt:lpstr>EvolveTraffic</vt:lpstr>
    </vt:vector>
  </TitlesOfParts>
  <Company>University College Dublin</Company>
  <LinksUpToDate>false</LinksUpToDate>
  <CharactersWithSpaces>71372</CharactersWithSpaces>
  <SharedDoc>false</SharedDoc>
  <HLinks>
    <vt:vector size="24" baseType="variant">
      <vt:variant>
        <vt:i4>7012384</vt:i4>
      </vt:variant>
      <vt:variant>
        <vt:i4>261</vt:i4>
      </vt:variant>
      <vt:variant>
        <vt:i4>0</vt:i4>
      </vt:variant>
      <vt:variant>
        <vt:i4>5</vt:i4>
      </vt:variant>
      <vt:variant>
        <vt:lpwstr>http://www.colincaprani.com/wordpress/go.php?http://www.istructe.org/thestructuralengineer/HC/Abstract.asp?PID=5494</vt:lpwstr>
      </vt:variant>
      <vt:variant>
        <vt:lpwstr/>
      </vt:variant>
      <vt:variant>
        <vt:i4>458842</vt:i4>
      </vt:variant>
      <vt:variant>
        <vt:i4>258</vt:i4>
      </vt:variant>
      <vt:variant>
        <vt:i4>0</vt:i4>
      </vt:variant>
      <vt:variant>
        <vt:i4>5</vt:i4>
      </vt:variant>
      <vt:variant>
        <vt:lpwstr>http://www.colincaprani.com/wordpress/go.php?http://dx.doi.org/10.1016/j.strusafe.2006.11.006</vt:lpwstr>
      </vt:variant>
      <vt:variant>
        <vt:lpwstr/>
      </vt:variant>
      <vt:variant>
        <vt:i4>6619172</vt:i4>
      </vt:variant>
      <vt:variant>
        <vt:i4>255</vt:i4>
      </vt:variant>
      <vt:variant>
        <vt:i4>0</vt:i4>
      </vt:variant>
      <vt:variant>
        <vt:i4>5</vt:i4>
      </vt:variant>
      <vt:variant>
        <vt:lpwstr>http://www.colincaprani.com/research/phd-dissertation/</vt:lpwstr>
      </vt:variant>
      <vt:variant>
        <vt:lpwstr/>
      </vt:variant>
      <vt:variant>
        <vt:i4>6815825</vt:i4>
      </vt:variant>
      <vt:variant>
        <vt:i4>3</vt:i4>
      </vt:variant>
      <vt:variant>
        <vt:i4>0</vt:i4>
      </vt:variant>
      <vt:variant>
        <vt:i4>5</vt:i4>
      </vt:variant>
      <vt:variant>
        <vt:lpwstr>mailto:colin.caprani@monash</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EvolveTraffic</dc:title>
  <dc:subject/>
  <dc:creator>Colin Caprani</dc:creator>
  <cp:keywords/>
  <cp:lastModifiedBy>Ziyi Zhou</cp:lastModifiedBy>
  <cp:revision>11</cp:revision>
  <cp:lastPrinted>2014-08-21T08:28:00Z</cp:lastPrinted>
  <dcterms:created xsi:type="dcterms:W3CDTF">2019-06-14T01:44:00Z</dcterms:created>
  <dcterms:modified xsi:type="dcterms:W3CDTF">2022-08-30T15:47:00Z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